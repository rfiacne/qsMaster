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C82BE">
      <w:pPr>
        <w:spacing w:line="360" w:lineRule="auto"/>
        <w:jc w:val="left"/>
        <w:rPr>
          <w:rFonts w:ascii="宋体" w:hAnsi="宋体"/>
          <w:szCs w:val="21"/>
        </w:rPr>
      </w:pPr>
      <w:r>
        <w:rPr>
          <w:rFonts w:hint="eastAsia" w:ascii="宋体" w:hAnsi="宋体"/>
          <w:szCs w:val="21"/>
        </w:rPr>
        <w:t>协议编号：</w:t>
      </w:r>
    </w:p>
    <w:p w14:paraId="51507629">
      <w:pPr>
        <w:spacing w:line="360" w:lineRule="auto"/>
        <w:ind w:firstLine="422" w:firstLineChars="200"/>
        <w:jc w:val="center"/>
        <w:rPr>
          <w:rFonts w:ascii="宋体" w:hAnsi="宋体"/>
          <w:b/>
          <w:szCs w:val="21"/>
        </w:rPr>
      </w:pPr>
    </w:p>
    <w:p w14:paraId="16D1D325">
      <w:pPr>
        <w:spacing w:line="360" w:lineRule="auto"/>
        <w:ind w:firstLine="422" w:firstLineChars="200"/>
        <w:jc w:val="center"/>
        <w:rPr>
          <w:rFonts w:ascii="宋体" w:hAnsi="宋体"/>
          <w:b/>
          <w:szCs w:val="21"/>
        </w:rPr>
      </w:pPr>
    </w:p>
    <w:p w14:paraId="0A9DFA87">
      <w:pPr>
        <w:spacing w:line="360" w:lineRule="auto"/>
        <w:ind w:firstLine="422" w:firstLineChars="200"/>
        <w:jc w:val="center"/>
        <w:rPr>
          <w:rFonts w:ascii="宋体" w:hAnsi="宋体"/>
          <w:b/>
          <w:szCs w:val="21"/>
        </w:rPr>
      </w:pPr>
    </w:p>
    <w:p w14:paraId="69A0B67A">
      <w:pPr>
        <w:spacing w:line="360" w:lineRule="auto"/>
        <w:ind w:firstLine="422" w:firstLineChars="200"/>
        <w:jc w:val="center"/>
        <w:rPr>
          <w:rFonts w:ascii="宋体" w:hAnsi="宋体"/>
          <w:b/>
          <w:szCs w:val="21"/>
        </w:rPr>
      </w:pPr>
    </w:p>
    <w:p w14:paraId="55855151">
      <w:pPr>
        <w:spacing w:line="360" w:lineRule="auto"/>
        <w:ind w:firstLine="422" w:firstLineChars="200"/>
        <w:jc w:val="center"/>
        <w:rPr>
          <w:rFonts w:ascii="宋体" w:hAnsi="宋体"/>
          <w:b/>
          <w:szCs w:val="21"/>
        </w:rPr>
      </w:pPr>
    </w:p>
    <w:p w14:paraId="768D78F3">
      <w:pPr>
        <w:spacing w:line="360" w:lineRule="auto"/>
        <w:ind w:firstLine="422" w:firstLineChars="200"/>
        <w:jc w:val="center"/>
        <w:rPr>
          <w:rFonts w:ascii="宋体" w:hAnsi="宋体"/>
          <w:b/>
          <w:szCs w:val="21"/>
        </w:rPr>
      </w:pPr>
    </w:p>
    <w:p w14:paraId="2C65EB07">
      <w:pPr>
        <w:spacing w:line="360" w:lineRule="auto"/>
        <w:rPr>
          <w:rFonts w:ascii="宋体" w:hAnsi="宋体"/>
          <w:b/>
          <w:sz w:val="32"/>
          <w:szCs w:val="32"/>
        </w:rPr>
      </w:pPr>
      <w:r>
        <w:rPr>
          <w:rFonts w:hint="eastAsia" w:ascii="宋体" w:hAnsi="宋体"/>
          <w:b/>
          <w:szCs w:val="21"/>
        </w:rPr>
        <w:t xml:space="preserve">    </w:t>
      </w:r>
      <w:r>
        <w:rPr>
          <w:rFonts w:hint="eastAsia" w:ascii="宋体" w:hAnsi="宋体"/>
          <w:b/>
          <w:sz w:val="32"/>
          <w:szCs w:val="32"/>
        </w:rPr>
        <w:t xml:space="preserve">     </w:t>
      </w:r>
    </w:p>
    <w:p w14:paraId="5CF642FC">
      <w:pPr>
        <w:spacing w:line="360" w:lineRule="auto"/>
        <w:jc w:val="center"/>
        <w:rPr>
          <w:rFonts w:ascii="宋体" w:hAnsi="宋体"/>
          <w:b/>
          <w:sz w:val="44"/>
          <w:szCs w:val="32"/>
        </w:rPr>
      </w:pPr>
      <w:r>
        <w:rPr>
          <w:rFonts w:hint="eastAsia" w:ascii="宋体" w:hAnsi="宋体"/>
          <w:b/>
          <w:sz w:val="44"/>
          <w:szCs w:val="32"/>
          <w:highlight w:val="yellow"/>
          <w:lang w:val="en-US" w:eastAsia="zh-CN"/>
        </w:rPr>
        <w:t>信汇泉-中国繁荣3号私募证券投资</w:t>
      </w:r>
      <w:commentRangeStart w:id="0"/>
      <w:r>
        <w:rPr>
          <w:rFonts w:hint="eastAsia" w:ascii="宋体" w:hAnsi="宋体"/>
          <w:b/>
          <w:sz w:val="44"/>
          <w:szCs w:val="32"/>
          <w:highlight w:val="yellow"/>
        </w:rPr>
        <w:t>基金</w:t>
      </w:r>
      <w:commentRangeEnd w:id="0"/>
      <w:r>
        <w:rPr>
          <w:rStyle w:val="37"/>
        </w:rPr>
        <w:commentReference w:id="0"/>
      </w:r>
      <w:r>
        <w:rPr>
          <w:rFonts w:hint="eastAsia" w:ascii="宋体" w:hAnsi="宋体"/>
          <w:b/>
          <w:sz w:val="44"/>
          <w:szCs w:val="32"/>
        </w:rPr>
        <w:t>证券经纪服务协议</w:t>
      </w:r>
    </w:p>
    <w:p w14:paraId="6E749669">
      <w:pPr>
        <w:spacing w:line="360" w:lineRule="auto"/>
        <w:ind w:firstLine="643" w:firstLineChars="200"/>
        <w:jc w:val="center"/>
        <w:rPr>
          <w:rFonts w:ascii="宋体" w:hAnsi="宋体"/>
          <w:b/>
          <w:sz w:val="32"/>
          <w:szCs w:val="32"/>
        </w:rPr>
      </w:pPr>
    </w:p>
    <w:p w14:paraId="09BB2452">
      <w:pPr>
        <w:spacing w:line="360" w:lineRule="auto"/>
        <w:ind w:firstLine="422" w:firstLineChars="200"/>
        <w:jc w:val="center"/>
        <w:rPr>
          <w:rFonts w:ascii="宋体" w:hAnsi="宋体"/>
          <w:b/>
          <w:szCs w:val="21"/>
        </w:rPr>
      </w:pPr>
    </w:p>
    <w:p w14:paraId="6B6D2019">
      <w:pPr>
        <w:spacing w:line="360" w:lineRule="auto"/>
        <w:ind w:firstLine="422" w:firstLineChars="200"/>
        <w:jc w:val="center"/>
        <w:rPr>
          <w:rFonts w:ascii="宋体" w:hAnsi="宋体"/>
          <w:b/>
          <w:szCs w:val="21"/>
        </w:rPr>
      </w:pPr>
    </w:p>
    <w:p w14:paraId="547555C4">
      <w:pPr>
        <w:spacing w:line="360" w:lineRule="auto"/>
        <w:ind w:firstLine="422" w:firstLineChars="200"/>
        <w:jc w:val="center"/>
        <w:rPr>
          <w:rFonts w:hint="default" w:ascii="宋体" w:hAnsi="宋体" w:eastAsia="宋体"/>
          <w:b/>
          <w:szCs w:val="21"/>
          <w:lang w:val="en-US" w:eastAsia="zh-CN"/>
        </w:rPr>
      </w:pPr>
      <w:r>
        <w:rPr>
          <w:rFonts w:hint="eastAsia" w:ascii="宋体" w:hAnsi="宋体"/>
          <w:b/>
          <w:szCs w:val="21"/>
          <w:lang w:val="en-US" w:eastAsia="zh-CN"/>
        </w:rPr>
        <w:t xml:space="preserve">  </w:t>
      </w:r>
    </w:p>
    <w:p w14:paraId="3468359E">
      <w:pPr>
        <w:spacing w:line="360" w:lineRule="auto"/>
        <w:ind w:firstLine="422" w:firstLineChars="200"/>
        <w:jc w:val="center"/>
        <w:rPr>
          <w:rFonts w:ascii="宋体" w:hAnsi="宋体"/>
          <w:b/>
          <w:szCs w:val="21"/>
        </w:rPr>
      </w:pPr>
    </w:p>
    <w:p w14:paraId="1CDDBA14">
      <w:pPr>
        <w:spacing w:line="360" w:lineRule="auto"/>
        <w:ind w:firstLine="422" w:firstLineChars="200"/>
        <w:jc w:val="center"/>
        <w:rPr>
          <w:rFonts w:ascii="宋体" w:hAnsi="宋体"/>
          <w:b/>
          <w:szCs w:val="21"/>
        </w:rPr>
      </w:pPr>
    </w:p>
    <w:p w14:paraId="01385647">
      <w:pPr>
        <w:spacing w:line="360" w:lineRule="auto"/>
        <w:ind w:firstLine="422" w:firstLineChars="200"/>
        <w:jc w:val="center"/>
        <w:rPr>
          <w:rFonts w:ascii="宋体" w:hAnsi="宋体"/>
          <w:b/>
          <w:szCs w:val="21"/>
        </w:rPr>
      </w:pPr>
    </w:p>
    <w:p w14:paraId="6952A06E">
      <w:pPr>
        <w:spacing w:line="360" w:lineRule="auto"/>
        <w:ind w:firstLine="422" w:firstLineChars="200"/>
        <w:jc w:val="center"/>
        <w:rPr>
          <w:rFonts w:ascii="宋体" w:hAnsi="宋体"/>
          <w:b/>
          <w:szCs w:val="21"/>
        </w:rPr>
      </w:pPr>
    </w:p>
    <w:p w14:paraId="21E19679">
      <w:pPr>
        <w:spacing w:line="360" w:lineRule="auto"/>
        <w:ind w:firstLine="422" w:firstLineChars="200"/>
        <w:jc w:val="center"/>
        <w:rPr>
          <w:rFonts w:ascii="宋体" w:hAnsi="宋体"/>
          <w:b/>
          <w:szCs w:val="21"/>
        </w:rPr>
      </w:pPr>
    </w:p>
    <w:p w14:paraId="66565E38">
      <w:pPr>
        <w:spacing w:line="360" w:lineRule="auto"/>
        <w:ind w:firstLine="422" w:firstLineChars="200"/>
        <w:rPr>
          <w:rFonts w:ascii="宋体" w:hAnsi="宋体"/>
          <w:b/>
          <w:szCs w:val="21"/>
        </w:rPr>
      </w:pPr>
      <w:r>
        <w:rPr>
          <w:rFonts w:hint="eastAsia" w:ascii="宋体" w:hAnsi="宋体"/>
          <w:b/>
          <w:szCs w:val="21"/>
        </w:rPr>
        <w:t xml:space="preserve">                </w:t>
      </w:r>
      <w:r>
        <w:rPr>
          <w:rFonts w:hint="eastAsia" w:ascii="宋体" w:hAnsi="宋体"/>
          <w:b/>
          <w:szCs w:val="21"/>
          <w:u w:val="single"/>
        </w:rPr>
        <w:t>基金管理人</w:t>
      </w:r>
      <w:r>
        <w:rPr>
          <w:rFonts w:hint="eastAsia" w:ascii="宋体" w:hAnsi="宋体"/>
          <w:b/>
          <w:szCs w:val="21"/>
        </w:rPr>
        <w:t xml:space="preserve">： </w:t>
      </w:r>
      <w:r>
        <w:rPr>
          <w:rFonts w:hint="eastAsia" w:ascii="宋体" w:hAnsi="宋体"/>
          <w:b/>
          <w:szCs w:val="21"/>
          <w:highlight w:val="yellow"/>
          <w:lang w:val="en-US" w:eastAsia="zh-CN"/>
        </w:rPr>
        <w:t>北京信汇泉私募基金</w:t>
      </w:r>
      <w:commentRangeStart w:id="1"/>
      <w:r>
        <w:rPr>
          <w:rFonts w:hint="eastAsia" w:ascii="宋体" w:hAnsi="宋体"/>
          <w:b/>
          <w:szCs w:val="21"/>
          <w:highlight w:val="yellow"/>
        </w:rPr>
        <w:t>管理有限公司</w:t>
      </w:r>
      <w:commentRangeEnd w:id="1"/>
      <w:r>
        <w:rPr>
          <w:rStyle w:val="37"/>
        </w:rPr>
        <w:commentReference w:id="1"/>
      </w:r>
    </w:p>
    <w:p w14:paraId="1A698860">
      <w:pPr>
        <w:spacing w:line="360" w:lineRule="auto"/>
        <w:ind w:firstLine="422" w:firstLineChars="200"/>
        <w:rPr>
          <w:rFonts w:ascii="宋体" w:hAnsi="宋体"/>
          <w:b/>
          <w:szCs w:val="21"/>
        </w:rPr>
      </w:pPr>
      <w:r>
        <w:rPr>
          <w:rFonts w:hint="eastAsia" w:ascii="宋体" w:hAnsi="宋体"/>
          <w:b/>
          <w:szCs w:val="21"/>
        </w:rPr>
        <w:t xml:space="preserve">                </w:t>
      </w:r>
      <w:r>
        <w:rPr>
          <w:rFonts w:hint="eastAsia" w:ascii="宋体" w:hAnsi="宋体"/>
          <w:b/>
          <w:szCs w:val="21"/>
          <w:u w:val="single"/>
        </w:rPr>
        <w:t>基金托管人</w:t>
      </w:r>
      <w:r>
        <w:rPr>
          <w:rFonts w:hint="eastAsia" w:ascii="宋体" w:hAnsi="宋体"/>
          <w:b/>
          <w:szCs w:val="21"/>
        </w:rPr>
        <w:t>： 招商证券股份有限公司</w:t>
      </w:r>
    </w:p>
    <w:p w14:paraId="5DA19248">
      <w:pPr>
        <w:spacing w:line="360" w:lineRule="auto"/>
        <w:ind w:firstLine="422" w:firstLineChars="200"/>
        <w:jc w:val="left"/>
        <w:rPr>
          <w:rFonts w:ascii="宋体" w:hAnsi="宋体"/>
          <w:b/>
          <w:szCs w:val="21"/>
        </w:rPr>
      </w:pPr>
      <w:r>
        <w:rPr>
          <w:rFonts w:hint="eastAsia" w:ascii="宋体" w:hAnsi="宋体"/>
          <w:b/>
          <w:szCs w:val="21"/>
        </w:rPr>
        <w:t xml:space="preserve">                </w:t>
      </w:r>
      <w:r>
        <w:rPr>
          <w:rFonts w:hint="eastAsia" w:ascii="宋体" w:hAnsi="宋体"/>
          <w:b/>
          <w:szCs w:val="21"/>
          <w:u w:val="single"/>
        </w:rPr>
        <w:t>证券经纪机构</w:t>
      </w:r>
      <w:r>
        <w:rPr>
          <w:rFonts w:hint="eastAsia" w:ascii="宋体" w:hAnsi="宋体"/>
          <w:b/>
          <w:szCs w:val="21"/>
        </w:rPr>
        <w:t>：</w:t>
      </w:r>
      <w:r>
        <w:rPr>
          <w:rFonts w:hint="eastAsia" w:ascii="宋体" w:hAnsi="宋体"/>
          <w:b/>
          <w:szCs w:val="21"/>
          <w:highlight w:val="yellow"/>
          <w:lang w:val="en-US" w:eastAsia="zh-CN"/>
        </w:rPr>
        <w:t>金元</w:t>
      </w:r>
      <w:r>
        <w:rPr>
          <w:rFonts w:hint="eastAsia" w:ascii="宋体" w:hAnsi="宋体"/>
          <w:b/>
          <w:szCs w:val="21"/>
          <w:highlight w:val="yellow"/>
        </w:rPr>
        <w:t>证券股份有限</w:t>
      </w:r>
      <w:commentRangeStart w:id="2"/>
      <w:r>
        <w:rPr>
          <w:rFonts w:hint="eastAsia" w:ascii="宋体" w:hAnsi="宋体"/>
          <w:b/>
          <w:szCs w:val="21"/>
          <w:highlight w:val="yellow"/>
        </w:rPr>
        <w:t>公司</w:t>
      </w:r>
      <w:r>
        <w:rPr>
          <w:rFonts w:hint="eastAsia" w:ascii="宋体" w:hAnsi="宋体"/>
          <w:b/>
          <w:szCs w:val="21"/>
          <w:highlight w:val="yellow"/>
          <w:lang w:val="en-US" w:eastAsia="zh-CN"/>
        </w:rPr>
        <w:t>浙江分公司</w:t>
      </w:r>
      <w:r>
        <w:rPr>
          <w:rFonts w:hint="eastAsia" w:ascii="宋体" w:hAnsi="宋体"/>
          <w:b/>
          <w:szCs w:val="21"/>
          <w:highlight w:val="yellow"/>
        </w:rPr>
        <w:t>营业部</w:t>
      </w:r>
      <w:commentRangeEnd w:id="2"/>
      <w:r>
        <w:rPr>
          <w:rStyle w:val="37"/>
        </w:rPr>
        <w:commentReference w:id="2"/>
      </w:r>
    </w:p>
    <w:p w14:paraId="1A75B1F8">
      <w:pPr>
        <w:spacing w:line="360" w:lineRule="auto"/>
        <w:ind w:firstLine="422" w:firstLineChars="200"/>
        <w:jc w:val="left"/>
        <w:rPr>
          <w:rFonts w:ascii="宋体" w:hAnsi="宋体"/>
          <w:b/>
          <w:szCs w:val="21"/>
        </w:rPr>
      </w:pPr>
    </w:p>
    <w:p w14:paraId="30393A75">
      <w:pPr>
        <w:spacing w:line="360" w:lineRule="auto"/>
        <w:ind w:firstLine="422" w:firstLineChars="200"/>
        <w:rPr>
          <w:rFonts w:ascii="宋体" w:hAnsi="宋体"/>
          <w:b/>
          <w:szCs w:val="21"/>
        </w:rPr>
      </w:pPr>
    </w:p>
    <w:p w14:paraId="1E84594C">
      <w:pPr>
        <w:spacing w:line="360" w:lineRule="auto"/>
        <w:ind w:firstLine="422" w:firstLineChars="200"/>
        <w:rPr>
          <w:rFonts w:ascii="宋体" w:hAnsi="宋体"/>
          <w:b/>
          <w:szCs w:val="21"/>
        </w:rPr>
      </w:pPr>
    </w:p>
    <w:p w14:paraId="56627454">
      <w:pPr>
        <w:spacing w:line="360" w:lineRule="auto"/>
        <w:ind w:firstLine="422" w:firstLineChars="200"/>
        <w:jc w:val="center"/>
        <w:rPr>
          <w:rFonts w:ascii="宋体" w:hAnsi="宋体"/>
          <w:b/>
          <w:szCs w:val="21"/>
        </w:rPr>
      </w:pPr>
    </w:p>
    <w:p w14:paraId="1A158B71">
      <w:pPr>
        <w:spacing w:line="360" w:lineRule="auto"/>
        <w:ind w:firstLine="422" w:firstLineChars="200"/>
        <w:jc w:val="center"/>
        <w:rPr>
          <w:rFonts w:ascii="宋体" w:hAnsi="宋体"/>
          <w:b/>
          <w:szCs w:val="21"/>
        </w:rPr>
      </w:pPr>
    </w:p>
    <w:p w14:paraId="4793281F">
      <w:pPr>
        <w:spacing w:line="360" w:lineRule="auto"/>
        <w:ind w:firstLine="422" w:firstLineChars="200"/>
        <w:jc w:val="center"/>
        <w:rPr>
          <w:rFonts w:ascii="宋体" w:hAnsi="宋体"/>
          <w:b/>
          <w:szCs w:val="21"/>
        </w:rPr>
      </w:pPr>
    </w:p>
    <w:p w14:paraId="7376FE55">
      <w:pPr>
        <w:spacing w:line="360" w:lineRule="auto"/>
        <w:ind w:firstLine="422" w:firstLineChars="200"/>
        <w:jc w:val="center"/>
        <w:rPr>
          <w:rFonts w:ascii="宋体" w:hAnsi="宋体"/>
          <w:b/>
          <w:szCs w:val="21"/>
        </w:rPr>
      </w:pPr>
    </w:p>
    <w:p w14:paraId="3707F140">
      <w:pPr>
        <w:spacing w:line="360" w:lineRule="auto"/>
        <w:ind w:firstLine="422" w:firstLineChars="200"/>
        <w:jc w:val="center"/>
        <w:rPr>
          <w:rFonts w:ascii="宋体" w:hAnsi="宋体"/>
          <w:b/>
          <w:szCs w:val="21"/>
        </w:rPr>
      </w:pPr>
    </w:p>
    <w:p w14:paraId="46BEED28">
      <w:pPr>
        <w:spacing w:line="360" w:lineRule="auto"/>
        <w:ind w:firstLine="422" w:firstLineChars="200"/>
        <w:jc w:val="center"/>
        <w:rPr>
          <w:rFonts w:ascii="宋体" w:hAnsi="宋体"/>
          <w:b/>
          <w:szCs w:val="21"/>
        </w:rPr>
      </w:pPr>
    </w:p>
    <w:p w14:paraId="259CE742">
      <w:pPr>
        <w:adjustRightInd w:val="0"/>
        <w:snapToGrid w:val="0"/>
        <w:ind w:firstLine="422" w:firstLineChars="200"/>
        <w:jc w:val="center"/>
        <w:rPr>
          <w:rFonts w:ascii="宋体" w:hAnsi="宋体"/>
          <w:b/>
          <w:szCs w:val="21"/>
        </w:rPr>
      </w:pPr>
      <w:r>
        <w:rPr>
          <w:rFonts w:hint="eastAsia" w:ascii="宋体" w:hAnsi="宋体"/>
          <w:b/>
          <w:szCs w:val="21"/>
        </w:rPr>
        <w:t>协议当事人</w:t>
      </w:r>
    </w:p>
    <w:p w14:paraId="0F608CA5">
      <w:pPr>
        <w:spacing w:line="360" w:lineRule="auto"/>
        <w:ind w:firstLine="422" w:firstLineChars="200"/>
        <w:jc w:val="center"/>
        <w:rPr>
          <w:rFonts w:ascii="宋体" w:hAnsi="宋体"/>
          <w:b/>
          <w:szCs w:val="21"/>
        </w:rPr>
      </w:pPr>
    </w:p>
    <w:p w14:paraId="06005C3A">
      <w:pPr>
        <w:spacing w:line="360" w:lineRule="auto"/>
        <w:ind w:firstLine="420" w:firstLineChars="200"/>
        <w:rPr>
          <w:rFonts w:ascii="宋体" w:hAnsi="宋体"/>
          <w:szCs w:val="21"/>
          <w:highlight w:val="yellow"/>
        </w:rPr>
      </w:pPr>
      <w:commentRangeStart w:id="3"/>
      <w:r>
        <w:rPr>
          <w:rFonts w:hint="eastAsia" w:ascii="宋体" w:hAnsi="宋体"/>
          <w:szCs w:val="21"/>
          <w:highlight w:val="yellow"/>
        </w:rPr>
        <w:t>甲方（</w:t>
      </w:r>
      <w:r>
        <w:rPr>
          <w:rFonts w:hint="eastAsia" w:ascii="宋体" w:hAnsi="宋体"/>
          <w:szCs w:val="21"/>
          <w:highlight w:val="yellow"/>
          <w:u w:val="single"/>
        </w:rPr>
        <w:t>基金管理人</w:t>
      </w:r>
      <w:r>
        <w:rPr>
          <w:rFonts w:hint="eastAsia" w:ascii="宋体" w:hAnsi="宋体"/>
          <w:szCs w:val="21"/>
          <w:highlight w:val="yellow"/>
        </w:rPr>
        <w:t xml:space="preserve">）： </w:t>
      </w:r>
      <w:r>
        <w:rPr>
          <w:rFonts w:hint="eastAsia" w:ascii="宋体" w:hAnsi="宋体"/>
          <w:szCs w:val="21"/>
          <w:highlight w:val="yellow"/>
          <w:lang w:val="en-US" w:eastAsia="zh-CN"/>
        </w:rPr>
        <w:t>北京信汇泉私募基金</w:t>
      </w:r>
      <w:r>
        <w:rPr>
          <w:rFonts w:hint="eastAsia" w:ascii="宋体" w:hAnsi="宋体"/>
          <w:szCs w:val="21"/>
          <w:highlight w:val="yellow"/>
        </w:rPr>
        <w:t>管理有限公司</w:t>
      </w:r>
    </w:p>
    <w:p w14:paraId="56DEDF15">
      <w:pPr>
        <w:spacing w:line="360" w:lineRule="auto"/>
        <w:ind w:firstLine="420" w:firstLineChars="200"/>
        <w:rPr>
          <w:rFonts w:ascii="宋体" w:hAnsi="宋体"/>
          <w:szCs w:val="21"/>
          <w:highlight w:val="yellow"/>
        </w:rPr>
      </w:pPr>
      <w:r>
        <w:rPr>
          <w:rFonts w:hint="eastAsia" w:ascii="宋体" w:hAnsi="宋体"/>
          <w:szCs w:val="21"/>
          <w:highlight w:val="yellow"/>
        </w:rPr>
        <w:t>地址：</w:t>
      </w:r>
      <w:r>
        <w:rPr>
          <w:rFonts w:hint="eastAsia" w:ascii="宋体" w:hAnsi="宋体"/>
          <w:szCs w:val="21"/>
          <w:highlight w:val="yellow"/>
          <w:lang w:val="en-US" w:eastAsia="zh-CN"/>
        </w:rPr>
        <w:t>北京市东城区朝阳门银河SOHO B座21602</w:t>
      </w:r>
      <w:r>
        <w:rPr>
          <w:rFonts w:hint="eastAsia" w:ascii="宋体" w:hAnsi="宋体"/>
          <w:szCs w:val="21"/>
          <w:highlight w:val="yellow"/>
        </w:rPr>
        <w:t xml:space="preserve"> </w:t>
      </w:r>
    </w:p>
    <w:p w14:paraId="3F210371">
      <w:pPr>
        <w:spacing w:line="360" w:lineRule="auto"/>
        <w:ind w:firstLine="420" w:firstLineChars="200"/>
        <w:rPr>
          <w:rFonts w:ascii="宋体" w:hAnsi="宋体"/>
          <w:szCs w:val="21"/>
          <w:highlight w:val="yellow"/>
        </w:rPr>
      </w:pPr>
      <w:r>
        <w:rPr>
          <w:rFonts w:hint="eastAsia" w:ascii="宋体" w:hAnsi="宋体"/>
          <w:szCs w:val="21"/>
          <w:highlight w:val="yellow"/>
        </w:rPr>
        <w:t>法定代表人：</w:t>
      </w:r>
      <w:r>
        <w:rPr>
          <w:rFonts w:hint="eastAsia" w:ascii="宋体" w:hAnsi="宋体"/>
          <w:szCs w:val="21"/>
          <w:highlight w:val="yellow"/>
          <w:lang w:val="en-US" w:eastAsia="zh-CN"/>
        </w:rPr>
        <w:t>孙加滢</w:t>
      </w:r>
      <w:r>
        <w:rPr>
          <w:rFonts w:hint="eastAsia" w:ascii="宋体" w:hAnsi="宋体"/>
          <w:szCs w:val="21"/>
          <w:highlight w:val="yellow"/>
        </w:rPr>
        <w:t xml:space="preserve"> </w:t>
      </w:r>
    </w:p>
    <w:p w14:paraId="708DE595">
      <w:pPr>
        <w:spacing w:line="360" w:lineRule="auto"/>
        <w:ind w:firstLine="420" w:firstLineChars="200"/>
        <w:rPr>
          <w:rFonts w:ascii="宋体" w:hAnsi="宋体"/>
          <w:szCs w:val="21"/>
        </w:rPr>
      </w:pPr>
      <w:r>
        <w:rPr>
          <w:rFonts w:hint="eastAsia" w:ascii="宋体" w:hAnsi="宋体"/>
          <w:szCs w:val="21"/>
          <w:highlight w:val="yellow"/>
        </w:rPr>
        <w:t>联系电话：13810200451</w:t>
      </w:r>
      <w:commentRangeEnd w:id="3"/>
      <w:r>
        <w:rPr>
          <w:rStyle w:val="37"/>
        </w:rPr>
        <w:commentReference w:id="3"/>
      </w:r>
    </w:p>
    <w:p w14:paraId="0EAD75AD">
      <w:pPr>
        <w:spacing w:line="360" w:lineRule="auto"/>
        <w:ind w:firstLine="420" w:firstLineChars="200"/>
        <w:rPr>
          <w:rFonts w:ascii="宋体" w:hAnsi="宋体"/>
          <w:szCs w:val="21"/>
        </w:rPr>
      </w:pPr>
    </w:p>
    <w:p w14:paraId="2F881ABB">
      <w:pPr>
        <w:spacing w:line="360" w:lineRule="auto"/>
        <w:ind w:firstLine="420" w:firstLineChars="200"/>
        <w:rPr>
          <w:rFonts w:ascii="宋体" w:hAnsi="宋体"/>
          <w:szCs w:val="21"/>
        </w:rPr>
      </w:pPr>
      <w:r>
        <w:rPr>
          <w:rFonts w:hint="eastAsia" w:ascii="宋体" w:hAnsi="宋体"/>
          <w:szCs w:val="21"/>
        </w:rPr>
        <w:t>乙方（</w:t>
      </w:r>
      <w:r>
        <w:rPr>
          <w:rFonts w:hint="eastAsia" w:ascii="宋体" w:hAnsi="宋体"/>
          <w:szCs w:val="21"/>
          <w:u w:val="single"/>
        </w:rPr>
        <w:t>基金托管人</w:t>
      </w:r>
      <w:r>
        <w:rPr>
          <w:rFonts w:hint="eastAsia" w:ascii="宋体" w:hAnsi="宋体"/>
          <w:szCs w:val="21"/>
        </w:rPr>
        <w:t>）： 招商证券股份有限公司</w:t>
      </w:r>
    </w:p>
    <w:p w14:paraId="211C89D0">
      <w:pPr>
        <w:spacing w:line="360" w:lineRule="auto"/>
        <w:ind w:firstLine="420" w:firstLineChars="200"/>
        <w:rPr>
          <w:del w:id="0" w:author="iren" w:date="2020-11-23T17:42:00Z"/>
          <w:rFonts w:ascii="宋体" w:hAnsi="宋体"/>
          <w:szCs w:val="21"/>
        </w:rPr>
      </w:pPr>
      <w:r>
        <w:rPr>
          <w:rFonts w:hint="eastAsia" w:ascii="宋体" w:hAnsi="宋体"/>
          <w:szCs w:val="21"/>
        </w:rPr>
        <w:t>地址：深圳市福田区福田街道福华一路111号（本协议寄送信息请参考附件“乙方业务联系表”）</w:t>
      </w:r>
    </w:p>
    <w:p w14:paraId="3C0997AA">
      <w:pPr>
        <w:spacing w:line="360" w:lineRule="auto"/>
        <w:ind w:firstLine="420" w:firstLineChars="200"/>
        <w:rPr>
          <w:rFonts w:ascii="宋体" w:hAnsi="宋体"/>
          <w:szCs w:val="21"/>
        </w:rPr>
      </w:pPr>
      <w:r>
        <w:rPr>
          <w:rFonts w:hint="eastAsia" w:ascii="宋体" w:hAnsi="宋体"/>
          <w:szCs w:val="21"/>
        </w:rPr>
        <w:t xml:space="preserve">法定代表人：霍达 </w:t>
      </w:r>
    </w:p>
    <w:p w14:paraId="570C2860">
      <w:pPr>
        <w:spacing w:line="360" w:lineRule="auto"/>
        <w:ind w:firstLine="420" w:firstLineChars="200"/>
        <w:rPr>
          <w:rFonts w:ascii="宋体" w:hAnsi="宋体"/>
          <w:szCs w:val="21"/>
        </w:rPr>
      </w:pPr>
      <w:r>
        <w:rPr>
          <w:rFonts w:hint="eastAsia" w:ascii="宋体" w:hAnsi="宋体"/>
          <w:szCs w:val="21"/>
        </w:rPr>
        <w:t>联系电话： 0755-82943666</w:t>
      </w:r>
    </w:p>
    <w:p w14:paraId="0875DFFE">
      <w:pPr>
        <w:spacing w:line="360" w:lineRule="auto"/>
        <w:ind w:firstLine="420" w:firstLineChars="200"/>
        <w:rPr>
          <w:rFonts w:ascii="宋体" w:hAnsi="宋体"/>
          <w:szCs w:val="21"/>
        </w:rPr>
      </w:pPr>
    </w:p>
    <w:p w14:paraId="2D1EC314">
      <w:pPr>
        <w:spacing w:line="360" w:lineRule="auto"/>
        <w:ind w:firstLine="420" w:firstLineChars="200"/>
        <w:rPr>
          <w:rFonts w:ascii="宋体" w:hAnsi="宋体"/>
          <w:szCs w:val="21"/>
          <w:highlight w:val="yellow"/>
        </w:rPr>
      </w:pPr>
      <w:commentRangeStart w:id="4"/>
      <w:r>
        <w:rPr>
          <w:rFonts w:hint="eastAsia" w:ascii="宋体" w:hAnsi="宋体"/>
          <w:szCs w:val="21"/>
          <w:highlight w:val="yellow"/>
        </w:rPr>
        <w:t>丙方 （</w:t>
      </w:r>
      <w:r>
        <w:rPr>
          <w:rFonts w:hint="eastAsia" w:ascii="宋体" w:hAnsi="宋体"/>
          <w:szCs w:val="21"/>
          <w:highlight w:val="yellow"/>
          <w:u w:val="single"/>
        </w:rPr>
        <w:t>证券经纪机构</w:t>
      </w:r>
      <w:r>
        <w:rPr>
          <w:rFonts w:hint="eastAsia" w:ascii="宋体" w:hAnsi="宋体"/>
          <w:szCs w:val="21"/>
          <w:highlight w:val="yellow"/>
        </w:rPr>
        <w:t>）：XX证券股份有限公司XX营业部</w:t>
      </w:r>
    </w:p>
    <w:p w14:paraId="102EABC3">
      <w:pPr>
        <w:spacing w:line="360" w:lineRule="auto"/>
        <w:ind w:firstLine="420" w:firstLineChars="200"/>
        <w:rPr>
          <w:rFonts w:ascii="宋体" w:hAnsi="宋体"/>
          <w:szCs w:val="21"/>
          <w:highlight w:val="yellow"/>
        </w:rPr>
      </w:pPr>
      <w:r>
        <w:rPr>
          <w:rFonts w:hint="eastAsia" w:ascii="宋体" w:hAnsi="宋体"/>
          <w:szCs w:val="21"/>
          <w:highlight w:val="yellow"/>
        </w:rPr>
        <w:t xml:space="preserve">地址： </w:t>
      </w:r>
    </w:p>
    <w:p w14:paraId="698014FB">
      <w:pPr>
        <w:spacing w:line="360" w:lineRule="auto"/>
        <w:ind w:firstLine="420" w:firstLineChars="200"/>
        <w:rPr>
          <w:rFonts w:ascii="宋体" w:hAnsi="宋体"/>
          <w:szCs w:val="21"/>
          <w:highlight w:val="yellow"/>
        </w:rPr>
      </w:pPr>
      <w:r>
        <w:rPr>
          <w:rFonts w:hint="eastAsia" w:ascii="宋体" w:hAnsi="宋体"/>
          <w:szCs w:val="21"/>
          <w:highlight w:val="yellow"/>
        </w:rPr>
        <w:t>法定代表人：</w:t>
      </w:r>
    </w:p>
    <w:p w14:paraId="71B1C369">
      <w:pPr>
        <w:spacing w:line="360" w:lineRule="auto"/>
        <w:ind w:firstLine="420" w:firstLineChars="200"/>
        <w:rPr>
          <w:rFonts w:ascii="宋体" w:hAnsi="宋体"/>
          <w:szCs w:val="21"/>
        </w:rPr>
      </w:pPr>
      <w:r>
        <w:rPr>
          <w:rFonts w:hint="eastAsia" w:ascii="宋体" w:hAnsi="宋体"/>
          <w:szCs w:val="21"/>
          <w:highlight w:val="yellow"/>
        </w:rPr>
        <w:t>联系电话：</w:t>
      </w:r>
      <w:commentRangeEnd w:id="4"/>
      <w:r>
        <w:rPr>
          <w:rStyle w:val="37"/>
        </w:rPr>
        <w:commentReference w:id="4"/>
      </w:r>
    </w:p>
    <w:p w14:paraId="4BA2985E">
      <w:pPr>
        <w:spacing w:line="360" w:lineRule="auto"/>
        <w:ind w:firstLine="420" w:firstLineChars="200"/>
        <w:rPr>
          <w:rFonts w:ascii="宋体" w:hAnsi="宋体"/>
          <w:szCs w:val="21"/>
        </w:rPr>
      </w:pPr>
    </w:p>
    <w:p w14:paraId="37BC267D">
      <w:pPr>
        <w:spacing w:line="360" w:lineRule="auto"/>
        <w:ind w:firstLine="420" w:firstLineChars="200"/>
        <w:rPr>
          <w:rFonts w:ascii="宋体" w:hAnsi="宋体"/>
          <w:szCs w:val="21"/>
        </w:rPr>
      </w:pPr>
    </w:p>
    <w:p w14:paraId="481D692B">
      <w:pPr>
        <w:pStyle w:val="3"/>
        <w:adjustRightInd w:val="0"/>
        <w:snapToGrid w:val="0"/>
        <w:spacing w:before="0" w:after="0" w:line="240" w:lineRule="auto"/>
        <w:jc w:val="center"/>
        <w:rPr>
          <w:rFonts w:ascii="宋体" w:hAnsi="宋体"/>
          <w:kern w:val="0"/>
          <w:sz w:val="21"/>
          <w:szCs w:val="21"/>
        </w:rPr>
      </w:pPr>
      <w:bookmarkStart w:id="0" w:name="_Toc408584422"/>
      <w:bookmarkStart w:id="1" w:name="_Toc215288187"/>
      <w:r>
        <w:rPr>
          <w:rFonts w:hint="eastAsia" w:ascii="宋体" w:hAnsi="宋体"/>
          <w:kern w:val="0"/>
          <w:sz w:val="21"/>
          <w:szCs w:val="21"/>
        </w:rPr>
        <w:t>第一章  总则</w:t>
      </w:r>
      <w:bookmarkEnd w:id="0"/>
      <w:bookmarkEnd w:id="1"/>
    </w:p>
    <w:p w14:paraId="2B5875B5">
      <w:pPr>
        <w:spacing w:line="600" w:lineRule="exact"/>
        <w:ind w:firstLine="420" w:firstLineChars="200"/>
        <w:rPr>
          <w:rFonts w:ascii="宋体" w:hAnsi="宋体"/>
          <w:szCs w:val="21"/>
        </w:rPr>
      </w:pPr>
    </w:p>
    <w:p w14:paraId="7BA8677C">
      <w:pPr>
        <w:spacing w:line="600" w:lineRule="exact"/>
        <w:ind w:firstLine="420" w:firstLineChars="200"/>
        <w:rPr>
          <w:rFonts w:ascii="宋体" w:hAnsi="宋体"/>
          <w:szCs w:val="21"/>
        </w:rPr>
      </w:pPr>
      <w:r>
        <w:rPr>
          <w:rFonts w:hint="eastAsia" w:ascii="宋体" w:hAnsi="宋体"/>
          <w:szCs w:val="21"/>
        </w:rPr>
        <w:t>1.1  鉴于甲方作为</w:t>
      </w:r>
      <w:r>
        <w:rPr>
          <w:rFonts w:hint="eastAsia" w:ascii="宋体" w:hAnsi="宋体"/>
          <w:szCs w:val="21"/>
          <w:u w:val="single"/>
        </w:rPr>
        <w:t>基金管理人</w:t>
      </w:r>
      <w:r>
        <w:rPr>
          <w:rFonts w:hint="eastAsia" w:ascii="宋体" w:hAnsi="宋体"/>
          <w:szCs w:val="21"/>
        </w:rPr>
        <w:t>合法发行设立“</w:t>
      </w:r>
      <w:r>
        <w:rPr>
          <w:rFonts w:hint="eastAsia" w:ascii="宋体" w:hAnsi="宋体"/>
          <w:szCs w:val="21"/>
          <w:lang w:val="en-US" w:eastAsia="zh-CN"/>
        </w:rPr>
        <w:t>信汇泉-中国繁荣3号私募证券投资</w:t>
      </w:r>
      <w:r>
        <w:rPr>
          <w:rFonts w:hint="eastAsia" w:hAnsi="宋体"/>
          <w:szCs w:val="21"/>
          <w:highlight w:val="yellow"/>
        </w:rPr>
        <w:t>基金</w:t>
      </w:r>
      <w:r>
        <w:rPr>
          <w:rFonts w:hint="eastAsia" w:ascii="宋体" w:hAnsi="宋体"/>
          <w:szCs w:val="21"/>
        </w:rPr>
        <w:t>”（以下简称“</w:t>
      </w:r>
      <w:r>
        <w:rPr>
          <w:rFonts w:hint="eastAsia" w:ascii="宋体" w:hAnsi="宋体"/>
          <w:szCs w:val="21"/>
          <w:u w:val="single"/>
        </w:rPr>
        <w:t>本基金</w:t>
      </w:r>
      <w:r>
        <w:rPr>
          <w:rFonts w:hint="eastAsia" w:ascii="宋体" w:hAnsi="宋体"/>
          <w:szCs w:val="21"/>
        </w:rPr>
        <w:t>”），且甲方承诺其发行的</w:t>
      </w:r>
      <w:r>
        <w:rPr>
          <w:rFonts w:hint="eastAsia" w:ascii="宋体" w:hAnsi="宋体"/>
          <w:szCs w:val="21"/>
          <w:u w:val="single"/>
        </w:rPr>
        <w:t>本基金</w:t>
      </w:r>
      <w:r>
        <w:rPr>
          <w:rFonts w:hint="eastAsia" w:ascii="宋体" w:hAnsi="宋体"/>
          <w:szCs w:val="21"/>
        </w:rPr>
        <w:t>符合监管部门的规定，并委托丙方作为</w:t>
      </w:r>
      <w:r>
        <w:rPr>
          <w:rFonts w:hint="eastAsia" w:ascii="宋体" w:hAnsi="宋体"/>
          <w:szCs w:val="21"/>
          <w:u w:val="single"/>
        </w:rPr>
        <w:t>本基金</w:t>
      </w:r>
      <w:r>
        <w:rPr>
          <w:rFonts w:hint="eastAsia" w:ascii="宋体" w:hAnsi="宋体"/>
          <w:szCs w:val="21"/>
        </w:rPr>
        <w:t>的</w:t>
      </w:r>
      <w:r>
        <w:rPr>
          <w:rFonts w:hint="eastAsia" w:ascii="宋体" w:hAnsi="宋体"/>
          <w:szCs w:val="21"/>
          <w:u w:val="single"/>
        </w:rPr>
        <w:t>证券经纪机构</w:t>
      </w:r>
      <w:r>
        <w:rPr>
          <w:rFonts w:hint="eastAsia" w:ascii="宋体" w:hAnsi="宋体"/>
          <w:szCs w:val="21"/>
        </w:rPr>
        <w:t>。</w:t>
      </w:r>
    </w:p>
    <w:p w14:paraId="0696EBDF">
      <w:pPr>
        <w:spacing w:line="600" w:lineRule="exact"/>
        <w:ind w:firstLine="420" w:firstLineChars="200"/>
        <w:rPr>
          <w:rFonts w:ascii="宋体" w:hAnsi="宋体"/>
          <w:szCs w:val="21"/>
        </w:rPr>
      </w:pPr>
      <w:r>
        <w:rPr>
          <w:rFonts w:hint="eastAsia" w:ascii="宋体" w:hAnsi="宋体"/>
          <w:szCs w:val="21"/>
        </w:rPr>
        <w:t>1.2  依据甲方与乙方签署的《</w:t>
      </w:r>
      <w:r>
        <w:rPr>
          <w:rFonts w:hint="eastAsia" w:ascii="宋体" w:hAnsi="宋体"/>
          <w:szCs w:val="21"/>
          <w:highlight w:val="yellow"/>
          <w:lang w:val="en-US" w:eastAsia="zh-CN"/>
        </w:rPr>
        <w:t>信汇泉-中国繁荣3号私募证券投资</w:t>
      </w:r>
      <w:commentRangeStart w:id="5"/>
      <w:r>
        <w:rPr>
          <w:rFonts w:hint="eastAsia" w:ascii="宋体" w:hAnsi="宋体"/>
          <w:szCs w:val="21"/>
          <w:highlight w:val="yellow"/>
        </w:rPr>
        <w:t>基金</w:t>
      </w:r>
      <w:r>
        <w:rPr>
          <w:rFonts w:hint="eastAsia" w:ascii="宋体" w:hAnsi="宋体"/>
          <w:szCs w:val="21"/>
        </w:rPr>
        <w:t>基金合同</w:t>
      </w:r>
      <w:commentRangeEnd w:id="5"/>
      <w:r>
        <w:rPr>
          <w:rStyle w:val="37"/>
        </w:rPr>
        <w:commentReference w:id="5"/>
      </w:r>
      <w:r>
        <w:rPr>
          <w:rFonts w:hint="eastAsia" w:ascii="宋体" w:hAnsi="宋体"/>
          <w:szCs w:val="21"/>
        </w:rPr>
        <w:t>》(以下简称“</w:t>
      </w:r>
      <w:r>
        <w:rPr>
          <w:rFonts w:hint="eastAsia" w:ascii="宋体" w:hAnsi="宋体"/>
          <w:szCs w:val="21"/>
          <w:u w:val="single"/>
        </w:rPr>
        <w:t>基金合同</w:t>
      </w:r>
      <w:r>
        <w:rPr>
          <w:rFonts w:hint="eastAsia" w:ascii="宋体" w:hAnsi="宋体"/>
          <w:szCs w:val="21"/>
        </w:rPr>
        <w:t>”),为保障</w:t>
      </w:r>
      <w:r>
        <w:rPr>
          <w:rFonts w:hint="eastAsia" w:ascii="宋体" w:hAnsi="宋体"/>
          <w:szCs w:val="21"/>
          <w:u w:val="single"/>
        </w:rPr>
        <w:t>本基金</w:t>
      </w:r>
      <w:r>
        <w:rPr>
          <w:rFonts w:hint="eastAsia" w:ascii="宋体" w:hAnsi="宋体"/>
          <w:szCs w:val="21"/>
        </w:rPr>
        <w:t>财产在投资运作中的安全，明确甲方、乙方和丙方在运作中的职责和义务，甲方、乙方、丙方本着相互监督、相互协作的原则，经协商一致共同签署本经纪服务协议。</w:t>
      </w:r>
    </w:p>
    <w:p w14:paraId="66E38C2C">
      <w:pPr>
        <w:spacing w:line="600" w:lineRule="exact"/>
        <w:ind w:firstLine="420" w:firstLineChars="200"/>
        <w:rPr>
          <w:rFonts w:ascii="宋体" w:hAnsi="宋体"/>
          <w:szCs w:val="21"/>
        </w:rPr>
      </w:pPr>
      <w:r>
        <w:rPr>
          <w:rFonts w:hint="eastAsia" w:ascii="宋体" w:hAnsi="宋体"/>
          <w:szCs w:val="21"/>
        </w:rPr>
        <w:t>1.3  本经纪服务协议适用于</w:t>
      </w:r>
      <w:r>
        <w:rPr>
          <w:rFonts w:hint="eastAsia" w:ascii="宋体" w:hAnsi="宋体"/>
          <w:szCs w:val="21"/>
          <w:u w:val="single"/>
        </w:rPr>
        <w:t>本基金通过丙方</w:t>
      </w:r>
      <w:r>
        <w:rPr>
          <w:rFonts w:hint="eastAsia" w:ascii="宋体" w:hAnsi="宋体"/>
          <w:szCs w:val="21"/>
        </w:rPr>
        <w:t>开立客户证券资金台账、代理甲方管理的</w:t>
      </w:r>
      <w:r>
        <w:rPr>
          <w:rFonts w:hint="eastAsia" w:ascii="宋体" w:hAnsi="宋体"/>
          <w:szCs w:val="21"/>
          <w:u w:val="single"/>
        </w:rPr>
        <w:t>本基金在场内</w:t>
      </w:r>
      <w:r>
        <w:rPr>
          <w:rFonts w:hint="eastAsia" w:ascii="宋体" w:hAnsi="宋体"/>
          <w:szCs w:val="21"/>
        </w:rPr>
        <w:t>以及场外市场进行金融交易的情形：</w:t>
      </w:r>
    </w:p>
    <w:p w14:paraId="42855CBC">
      <w:pPr>
        <w:spacing w:line="600" w:lineRule="exact"/>
        <w:ind w:firstLine="420" w:firstLineChars="200"/>
        <w:rPr>
          <w:rFonts w:ascii="宋体" w:hAnsi="宋体"/>
          <w:szCs w:val="21"/>
        </w:rPr>
      </w:pPr>
      <w:r>
        <w:rPr>
          <w:rFonts w:hint="eastAsia" w:ascii="宋体" w:hAnsi="宋体"/>
          <w:szCs w:val="21"/>
        </w:rPr>
        <w:t>（1）场内交易：即在上海证券交易所、深圳证券交易所、全国中小企业股份转让系统等进行的各类证券交易、证券交收及相关证券交易的资金交收。</w:t>
      </w:r>
    </w:p>
    <w:p w14:paraId="11436F97">
      <w:pPr>
        <w:spacing w:line="600" w:lineRule="exact"/>
        <w:ind w:firstLine="420" w:firstLineChars="200"/>
        <w:rPr>
          <w:rFonts w:ascii="宋体" w:hAnsi="宋体"/>
          <w:szCs w:val="21"/>
        </w:rPr>
      </w:pPr>
      <w:r>
        <w:rPr>
          <w:rFonts w:hint="eastAsia" w:ascii="宋体" w:hAnsi="宋体"/>
          <w:szCs w:val="21"/>
        </w:rPr>
        <w:t>（2）场外交易 ：即不在上海交易所、深圳交易所或全国中小企业股份转让系统进行的，而在其他市场进行的交易，包括但不限于以证券公司及其子公司资产管理计划、信托计划、基金公司（含基金子公司）特定客户资产管理计划、期货公司（含期货子公司）资产管理计划、银行理财产品、利率互换、权益互换等各类形式进行的标的资产的交易，标的资产的交收及相关的资金交收。</w:t>
      </w:r>
    </w:p>
    <w:p w14:paraId="631CBEC8">
      <w:pPr>
        <w:spacing w:line="600" w:lineRule="exact"/>
        <w:ind w:firstLine="420" w:firstLineChars="200"/>
        <w:rPr>
          <w:rFonts w:ascii="宋体" w:hAnsi="宋体"/>
          <w:szCs w:val="21"/>
        </w:rPr>
      </w:pPr>
      <w:r>
        <w:rPr>
          <w:rFonts w:hint="eastAsia" w:ascii="宋体" w:hAnsi="宋体"/>
          <w:szCs w:val="21"/>
        </w:rPr>
        <w:t>1.4  如甲方在</w:t>
      </w:r>
      <w:r>
        <w:rPr>
          <w:rFonts w:hint="eastAsia" w:ascii="宋体" w:hAnsi="宋体"/>
          <w:szCs w:val="21"/>
          <w:u w:val="single"/>
        </w:rPr>
        <w:t>本基金</w:t>
      </w:r>
      <w:r>
        <w:rPr>
          <w:rFonts w:hint="eastAsia" w:ascii="宋体" w:hAnsi="宋体"/>
          <w:szCs w:val="21"/>
        </w:rPr>
        <w:t>运作期间内更换委托的证券经纪机构，应提前5个工作日书面通知乙方，并另行签署经纪服务协议及其他相关协议。</w:t>
      </w:r>
    </w:p>
    <w:p w14:paraId="60CFF112">
      <w:pPr>
        <w:spacing w:line="600" w:lineRule="exact"/>
        <w:ind w:firstLine="420" w:firstLineChars="200"/>
        <w:rPr>
          <w:rFonts w:ascii="宋体" w:hAnsi="宋体"/>
          <w:szCs w:val="21"/>
        </w:rPr>
      </w:pPr>
    </w:p>
    <w:p w14:paraId="24602764">
      <w:pPr>
        <w:pStyle w:val="3"/>
        <w:adjustRightInd w:val="0"/>
        <w:snapToGrid w:val="0"/>
        <w:spacing w:before="0" w:after="0" w:line="240" w:lineRule="auto"/>
        <w:jc w:val="center"/>
        <w:rPr>
          <w:rFonts w:ascii="宋体" w:hAnsi="宋体"/>
          <w:kern w:val="0"/>
          <w:sz w:val="21"/>
          <w:szCs w:val="21"/>
        </w:rPr>
      </w:pPr>
      <w:bookmarkStart w:id="2" w:name="_Toc408584423"/>
      <w:bookmarkStart w:id="3" w:name="_Toc215288188"/>
      <w:r>
        <w:rPr>
          <w:rFonts w:hint="eastAsia" w:ascii="宋体" w:hAnsi="宋体"/>
          <w:kern w:val="0"/>
          <w:sz w:val="21"/>
          <w:szCs w:val="21"/>
        </w:rPr>
        <w:t xml:space="preserve">第二章 </w:t>
      </w:r>
      <w:r>
        <w:rPr>
          <w:rFonts w:ascii="宋体" w:hAnsi="宋体"/>
          <w:kern w:val="0"/>
          <w:sz w:val="21"/>
          <w:szCs w:val="21"/>
        </w:rPr>
        <w:t xml:space="preserve"> </w:t>
      </w:r>
      <w:r>
        <w:rPr>
          <w:rFonts w:hint="eastAsia" w:ascii="宋体" w:hAnsi="宋体"/>
          <w:kern w:val="0"/>
          <w:sz w:val="21"/>
          <w:szCs w:val="21"/>
        </w:rPr>
        <w:t>账户的开立和管理</w:t>
      </w:r>
      <w:bookmarkEnd w:id="2"/>
      <w:bookmarkEnd w:id="3"/>
    </w:p>
    <w:p w14:paraId="17D3F7BB">
      <w:pPr>
        <w:spacing w:line="600" w:lineRule="exact"/>
        <w:ind w:firstLine="420" w:firstLineChars="200"/>
        <w:rPr>
          <w:rFonts w:ascii="宋体" w:hAnsi="宋体"/>
          <w:szCs w:val="21"/>
        </w:rPr>
      </w:pPr>
    </w:p>
    <w:p w14:paraId="39D37097">
      <w:pPr>
        <w:pStyle w:val="16"/>
        <w:spacing w:line="600" w:lineRule="exact"/>
        <w:ind w:firstLine="420" w:firstLineChars="200"/>
        <w:rPr>
          <w:rFonts w:hAnsi="宋体"/>
          <w:sz w:val="21"/>
          <w:szCs w:val="21"/>
        </w:rPr>
      </w:pPr>
      <w:r>
        <w:rPr>
          <w:rFonts w:hint="eastAsia" w:hAnsi="宋体"/>
          <w:sz w:val="21"/>
          <w:szCs w:val="21"/>
        </w:rPr>
        <w:t>2.1  为确保</w:t>
      </w:r>
      <w:r>
        <w:rPr>
          <w:rFonts w:hint="eastAsia" w:hAnsi="宋体"/>
          <w:sz w:val="21"/>
          <w:szCs w:val="21"/>
          <w:u w:val="single"/>
        </w:rPr>
        <w:t>本基金</w:t>
      </w:r>
      <w:r>
        <w:rPr>
          <w:rFonts w:hint="eastAsia" w:hAnsi="宋体"/>
          <w:sz w:val="21"/>
          <w:szCs w:val="21"/>
        </w:rPr>
        <w:t>财产的安全，根据相关法律法规的规定，</w:t>
      </w:r>
      <w:r>
        <w:rPr>
          <w:rFonts w:hint="eastAsia" w:hAnsi="宋体"/>
          <w:sz w:val="21"/>
          <w:szCs w:val="21"/>
          <w:u w:val="single"/>
        </w:rPr>
        <w:t>本基金</w:t>
      </w:r>
      <w:r>
        <w:rPr>
          <w:rFonts w:hint="eastAsia" w:hAnsi="宋体"/>
          <w:sz w:val="21"/>
          <w:szCs w:val="21"/>
        </w:rPr>
        <w:t>应开立银行结算账户、</w:t>
      </w:r>
      <w:bookmarkStart w:id="15" w:name="_GoBack"/>
      <w:bookmarkEnd w:id="15"/>
      <w:r>
        <w:rPr>
          <w:rFonts w:hint="eastAsia" w:hAnsi="宋体"/>
          <w:sz w:val="21"/>
          <w:szCs w:val="21"/>
        </w:rPr>
        <w:t>证券资金台账、交易结算资金管理账户、专用证券账户、份额持有账户（如有）等相关账户。</w:t>
      </w:r>
    </w:p>
    <w:p w14:paraId="7F931869">
      <w:pPr>
        <w:pStyle w:val="16"/>
        <w:spacing w:line="600" w:lineRule="exact"/>
        <w:ind w:firstLine="420" w:firstLineChars="200"/>
        <w:rPr>
          <w:rFonts w:hAnsi="宋体"/>
          <w:sz w:val="21"/>
          <w:szCs w:val="21"/>
        </w:rPr>
      </w:pPr>
      <w:r>
        <w:rPr>
          <w:rFonts w:hint="eastAsia" w:hAnsi="宋体"/>
          <w:sz w:val="21"/>
          <w:szCs w:val="21"/>
        </w:rPr>
        <w:t>2.1.1  银行结算账户（即</w:t>
      </w:r>
      <w:r>
        <w:rPr>
          <w:rFonts w:hint="eastAsia" w:hAnsi="宋体"/>
          <w:sz w:val="21"/>
          <w:szCs w:val="21"/>
          <w:u w:val="single"/>
        </w:rPr>
        <w:t>本基金</w:t>
      </w:r>
      <w:r>
        <w:rPr>
          <w:rFonts w:hint="eastAsia" w:hAnsi="宋体"/>
          <w:sz w:val="21"/>
          <w:szCs w:val="21"/>
        </w:rPr>
        <w:t>的“托管资金专门账户”）：乙方以</w:t>
      </w:r>
      <w:r>
        <w:rPr>
          <w:rFonts w:hint="eastAsia" w:hAnsi="宋体"/>
          <w:sz w:val="21"/>
          <w:szCs w:val="21"/>
          <w:u w:val="single"/>
        </w:rPr>
        <w:t>本基金</w:t>
      </w:r>
      <w:r>
        <w:rPr>
          <w:rFonts w:hint="eastAsia" w:hAnsi="宋体"/>
          <w:sz w:val="21"/>
          <w:szCs w:val="21"/>
        </w:rPr>
        <w:t>名义在存管银行开立的，与证券资金台账和交易结算资金管理账户建立唯一的转账关系的银行存款账户，该账户即</w:t>
      </w:r>
      <w:r>
        <w:rPr>
          <w:rFonts w:hint="eastAsia" w:hAnsi="宋体"/>
          <w:sz w:val="21"/>
          <w:szCs w:val="21"/>
          <w:u w:val="single"/>
        </w:rPr>
        <w:t>基金合同</w:t>
      </w:r>
      <w:r>
        <w:rPr>
          <w:rFonts w:hint="eastAsia" w:hAnsi="宋体"/>
          <w:sz w:val="21"/>
          <w:szCs w:val="21"/>
        </w:rPr>
        <w:t>中的托管资金专门账户。该账户详细信息以乙方向甲方出具的账户通知书为准。</w:t>
      </w:r>
    </w:p>
    <w:p w14:paraId="491C5FE4">
      <w:pPr>
        <w:pStyle w:val="16"/>
        <w:spacing w:line="600" w:lineRule="exact"/>
        <w:ind w:firstLine="420" w:firstLineChars="200"/>
        <w:rPr>
          <w:rFonts w:hAnsi="宋体"/>
          <w:sz w:val="21"/>
          <w:szCs w:val="21"/>
        </w:rPr>
      </w:pPr>
      <w:r>
        <w:rPr>
          <w:rFonts w:hint="eastAsia" w:hAnsi="宋体"/>
          <w:sz w:val="21"/>
          <w:szCs w:val="21"/>
        </w:rPr>
        <w:t>2.1.2  证券交易资金台账账户（也称为“证券资金账户”）：甲方在丙方所属</w:t>
      </w:r>
      <w:commentRangeStart w:id="6"/>
      <w:r>
        <w:rPr>
          <w:rFonts w:hint="eastAsia" w:hAnsi="宋体"/>
          <w:sz w:val="21"/>
          <w:szCs w:val="21"/>
          <w:highlight w:val="yellow"/>
        </w:rPr>
        <w:t>××××</w:t>
      </w:r>
      <w:commentRangeEnd w:id="6"/>
      <w:r>
        <w:rPr>
          <w:rStyle w:val="37"/>
          <w:rFonts w:ascii="Times New Roman"/>
          <w:bCs w:val="0"/>
        </w:rPr>
        <w:commentReference w:id="6"/>
      </w:r>
      <w:r>
        <w:rPr>
          <w:rFonts w:hint="eastAsia" w:hAnsi="宋体"/>
          <w:sz w:val="21"/>
          <w:szCs w:val="21"/>
        </w:rPr>
        <w:t>证券营业部为</w:t>
      </w:r>
      <w:r>
        <w:rPr>
          <w:rFonts w:hint="eastAsia" w:hAnsi="宋体"/>
          <w:sz w:val="21"/>
          <w:szCs w:val="21"/>
          <w:u w:val="single"/>
        </w:rPr>
        <w:t>本基金</w:t>
      </w:r>
      <w:r>
        <w:rPr>
          <w:rFonts w:hint="eastAsia" w:hAnsi="宋体"/>
          <w:sz w:val="21"/>
          <w:szCs w:val="21"/>
        </w:rPr>
        <w:t>开立此账户。该账户与交易结算资金管理账户一一对应，用于</w:t>
      </w:r>
      <w:r>
        <w:rPr>
          <w:rFonts w:hint="eastAsia" w:hAnsi="宋体"/>
          <w:sz w:val="21"/>
          <w:szCs w:val="21"/>
          <w:u w:val="single"/>
        </w:rPr>
        <w:t>本基金各类交易品种</w:t>
      </w:r>
      <w:r>
        <w:rPr>
          <w:rFonts w:hint="eastAsia" w:hAnsi="宋体"/>
          <w:sz w:val="21"/>
          <w:szCs w:val="21"/>
        </w:rPr>
        <w:t>交易的结算以及现金资产的记录，丙方通过该账户对</w:t>
      </w:r>
      <w:r>
        <w:rPr>
          <w:rFonts w:hint="eastAsia" w:hAnsi="宋体"/>
          <w:sz w:val="21"/>
          <w:szCs w:val="21"/>
          <w:u w:val="single"/>
        </w:rPr>
        <w:t>本基金</w:t>
      </w:r>
      <w:r>
        <w:rPr>
          <w:rFonts w:hint="eastAsia" w:hAnsi="宋体"/>
          <w:sz w:val="21"/>
          <w:szCs w:val="21"/>
        </w:rPr>
        <w:t>的</w:t>
      </w:r>
      <w:r>
        <w:rPr>
          <w:rFonts w:hint="eastAsia" w:hAnsi="宋体"/>
          <w:sz w:val="21"/>
          <w:szCs w:val="21"/>
          <w:u w:val="single"/>
        </w:rPr>
        <w:t>各类交易品种</w:t>
      </w:r>
      <w:r>
        <w:rPr>
          <w:rFonts w:hint="eastAsia" w:hAnsi="宋体"/>
          <w:sz w:val="21"/>
          <w:szCs w:val="21"/>
        </w:rPr>
        <w:t>买卖交易进行前端控制，并进行清算交收和计付利息等。甲方通过签订三方存管相关协议与交易结算资金管理账户建立封闭式银证转账关系。丙方对该账户不得设置每笔汇划资金上限和当日累计汇划资金上限。</w:t>
      </w:r>
    </w:p>
    <w:p w14:paraId="60978F75">
      <w:pPr>
        <w:pStyle w:val="16"/>
        <w:spacing w:line="600" w:lineRule="exact"/>
        <w:ind w:firstLine="420" w:firstLineChars="200"/>
        <w:rPr>
          <w:rFonts w:hAnsi="宋体"/>
          <w:sz w:val="21"/>
          <w:szCs w:val="21"/>
        </w:rPr>
      </w:pPr>
      <w:r>
        <w:rPr>
          <w:rFonts w:hint="eastAsia" w:hAnsi="宋体"/>
          <w:sz w:val="21"/>
          <w:szCs w:val="21"/>
        </w:rPr>
        <w:t>2.1.3  银行交易结算资金管理账户（以下简称“银行管理账户”）：交易结算资金管理账户为证券资金台账的影子账户，是以</w:t>
      </w:r>
      <w:r>
        <w:rPr>
          <w:rFonts w:hint="eastAsia" w:hAnsi="宋体"/>
          <w:sz w:val="21"/>
          <w:szCs w:val="21"/>
          <w:u w:val="single"/>
        </w:rPr>
        <w:t>本基金</w:t>
      </w:r>
      <w:r>
        <w:rPr>
          <w:rFonts w:hint="eastAsia" w:hAnsi="宋体"/>
          <w:sz w:val="21"/>
          <w:szCs w:val="21"/>
        </w:rPr>
        <w:t>名义在存管银行开立的，管理用于证券买卖用途的交易结算资金存管专户。交易结算资金管理账户记载</w:t>
      </w:r>
      <w:r>
        <w:rPr>
          <w:rFonts w:hint="eastAsia" w:hAnsi="宋体"/>
          <w:sz w:val="21"/>
          <w:szCs w:val="21"/>
          <w:u w:val="single"/>
        </w:rPr>
        <w:t>本基金</w:t>
      </w:r>
      <w:r>
        <w:rPr>
          <w:rFonts w:hint="eastAsia" w:hAnsi="宋体"/>
          <w:sz w:val="21"/>
          <w:szCs w:val="21"/>
        </w:rPr>
        <w:t>证券交易结算资金的变动明细，并与银行结算账户和证券资金账户之间建立银证转账对应关系。</w:t>
      </w:r>
    </w:p>
    <w:p w14:paraId="31676F58">
      <w:pPr>
        <w:pStyle w:val="16"/>
        <w:spacing w:line="600" w:lineRule="exact"/>
        <w:ind w:firstLine="420" w:firstLineChars="200"/>
        <w:rPr>
          <w:rFonts w:hAnsi="宋体"/>
          <w:sz w:val="21"/>
          <w:szCs w:val="21"/>
        </w:rPr>
      </w:pPr>
      <w:r>
        <w:rPr>
          <w:rFonts w:hint="eastAsia" w:hAnsi="宋体"/>
          <w:sz w:val="21"/>
          <w:szCs w:val="21"/>
        </w:rPr>
        <w:t>2.1.4  专用证券账户：乙方托管部以</w:t>
      </w:r>
      <w:r>
        <w:rPr>
          <w:rFonts w:hint="eastAsia" w:hAnsi="宋体"/>
          <w:sz w:val="21"/>
          <w:szCs w:val="21"/>
          <w:u w:val="single"/>
        </w:rPr>
        <w:t>本基金</w:t>
      </w:r>
      <w:r>
        <w:rPr>
          <w:rFonts w:hint="eastAsia" w:hAnsi="宋体"/>
          <w:sz w:val="21"/>
          <w:szCs w:val="21"/>
        </w:rPr>
        <w:t>名义在中登公司沪深分公司分别开立的上海市场和深圳市场的证券交易账户，用于场内证券的投资交易。专用证券账户开立后，乙方托管部及时通知甲方和丙方。</w:t>
      </w:r>
    </w:p>
    <w:p w14:paraId="682755C3">
      <w:pPr>
        <w:pStyle w:val="16"/>
        <w:spacing w:line="600" w:lineRule="exact"/>
        <w:ind w:firstLine="420" w:firstLineChars="200"/>
        <w:rPr>
          <w:rFonts w:hAnsi="宋体"/>
          <w:sz w:val="21"/>
          <w:szCs w:val="21"/>
        </w:rPr>
      </w:pPr>
      <w:r>
        <w:rPr>
          <w:rFonts w:hint="eastAsia" w:hAnsi="宋体"/>
          <w:sz w:val="21"/>
          <w:szCs w:val="21"/>
        </w:rPr>
        <w:t>2.1.5 份额持有账户：指注册登记机构为了对场外交易品种进行准确、有效的记载、清算、交割而给投资者设立的专门账户。</w:t>
      </w:r>
    </w:p>
    <w:p w14:paraId="48120F07">
      <w:pPr>
        <w:pStyle w:val="16"/>
        <w:spacing w:line="600" w:lineRule="exact"/>
        <w:ind w:firstLine="420" w:firstLineChars="200"/>
        <w:rPr>
          <w:rFonts w:hAnsi="宋体"/>
          <w:sz w:val="21"/>
          <w:szCs w:val="21"/>
        </w:rPr>
      </w:pPr>
      <w:r>
        <w:rPr>
          <w:rFonts w:hint="eastAsia" w:hAnsi="宋体"/>
          <w:sz w:val="21"/>
          <w:szCs w:val="21"/>
        </w:rPr>
        <w:t>2.2甲方应在证券资金台账开立后，将与丙方签订的三方存管相关协议邮寄给乙方，由乙方到银行结算账户的存管银行办理开通三方存管功能的相关手续。</w:t>
      </w:r>
    </w:p>
    <w:p w14:paraId="77D75CAD">
      <w:pPr>
        <w:pStyle w:val="20"/>
        <w:spacing w:line="600" w:lineRule="exact"/>
        <w:rPr>
          <w:szCs w:val="21"/>
        </w:rPr>
      </w:pPr>
      <w:r>
        <w:rPr>
          <w:rFonts w:hint="eastAsia"/>
          <w:szCs w:val="21"/>
        </w:rPr>
        <w:t>2.3  银行管理账户、银行结算账户、证券资金账户一经开立，即应按“第三方存管”模式建立对应关系，对应关系一经确定，不得更改，如果必须更改，应由乙方发起，通过2.1与2.2款步骤，经过甲、丙双方书面确认后，重新建立“第三方存管”对应关系。</w:t>
      </w:r>
    </w:p>
    <w:p w14:paraId="1C0B5096">
      <w:pPr>
        <w:pStyle w:val="20"/>
        <w:spacing w:line="600" w:lineRule="exact"/>
        <w:rPr>
          <w:szCs w:val="21"/>
        </w:rPr>
      </w:pPr>
      <w:r>
        <w:rPr>
          <w:rFonts w:hint="eastAsia"/>
          <w:szCs w:val="21"/>
        </w:rPr>
        <w:t>2.4  甲方、乙方、丙方之间建立业务联系部门和业务联系人制度,确保业务的开展（业务联系部门和业务联系人表见附件一）。</w:t>
      </w:r>
    </w:p>
    <w:p w14:paraId="791F4828">
      <w:pPr>
        <w:pStyle w:val="20"/>
        <w:spacing w:line="600" w:lineRule="exact"/>
        <w:rPr>
          <w:szCs w:val="21"/>
        </w:rPr>
      </w:pPr>
    </w:p>
    <w:p w14:paraId="4020132D">
      <w:pPr>
        <w:pStyle w:val="3"/>
        <w:adjustRightInd w:val="0"/>
        <w:snapToGrid w:val="0"/>
        <w:spacing w:before="0" w:after="0" w:line="240" w:lineRule="auto"/>
        <w:jc w:val="center"/>
        <w:rPr>
          <w:rFonts w:ascii="宋体" w:hAnsi="宋体"/>
          <w:kern w:val="0"/>
          <w:sz w:val="21"/>
          <w:szCs w:val="21"/>
        </w:rPr>
      </w:pPr>
      <w:bookmarkStart w:id="4" w:name="_Toc215288189"/>
      <w:bookmarkStart w:id="5" w:name="_Toc408584424"/>
      <w:r>
        <w:rPr>
          <w:rFonts w:hint="eastAsia" w:ascii="宋体" w:hAnsi="宋体"/>
          <w:kern w:val="0"/>
          <w:sz w:val="21"/>
          <w:szCs w:val="21"/>
        </w:rPr>
        <w:t>第三章  数据与指令的传输和接收</w:t>
      </w:r>
      <w:bookmarkEnd w:id="4"/>
      <w:bookmarkEnd w:id="5"/>
    </w:p>
    <w:p w14:paraId="298C8DE0">
      <w:pPr>
        <w:pStyle w:val="20"/>
        <w:spacing w:line="600" w:lineRule="exact"/>
        <w:rPr>
          <w:szCs w:val="21"/>
        </w:rPr>
      </w:pPr>
    </w:p>
    <w:p w14:paraId="102B8CC4">
      <w:pPr>
        <w:spacing w:line="600" w:lineRule="exact"/>
        <w:ind w:firstLine="420" w:firstLineChars="200"/>
        <w:rPr>
          <w:rFonts w:ascii="宋体" w:hAnsi="宋体"/>
          <w:color w:val="000000"/>
          <w:szCs w:val="21"/>
        </w:rPr>
      </w:pPr>
      <w:r>
        <w:rPr>
          <w:rFonts w:hint="eastAsia" w:ascii="宋体" w:hAnsi="宋体"/>
          <w:color w:val="000000"/>
          <w:szCs w:val="21"/>
        </w:rPr>
        <w:t>3.1  丙方应保证甲方下达交易指令的通畅，及时完成甲方的合法有效的交易指令。甲方应在</w:t>
      </w:r>
      <w:r>
        <w:rPr>
          <w:rFonts w:hint="eastAsia" w:ascii="宋体" w:hAnsi="宋体"/>
          <w:color w:val="000000"/>
          <w:szCs w:val="21"/>
          <w:u w:val="single"/>
        </w:rPr>
        <w:t>本基金</w:t>
      </w:r>
      <w:r>
        <w:rPr>
          <w:rFonts w:hint="eastAsia" w:ascii="宋体" w:hAnsi="宋体"/>
          <w:color w:val="000000"/>
          <w:szCs w:val="21"/>
        </w:rPr>
        <w:t>成立前，在丙方所属证券营业部开立证券资金台账并与丙方签署《证券交易委托代理协议书》，甲、丙方均需遵循《证券交易委托代理协议书》条款中的权利与义务、风险揭示及免责条款的约定。</w:t>
      </w:r>
    </w:p>
    <w:p w14:paraId="71C3EC21">
      <w:pPr>
        <w:spacing w:line="600" w:lineRule="exact"/>
        <w:ind w:firstLine="420" w:firstLineChars="200"/>
        <w:rPr>
          <w:rFonts w:ascii="宋体" w:hAnsi="宋体"/>
          <w:color w:val="000000"/>
          <w:szCs w:val="21"/>
        </w:rPr>
      </w:pPr>
      <w:r>
        <w:rPr>
          <w:rFonts w:hint="eastAsia" w:ascii="宋体" w:hAnsi="宋体"/>
          <w:color w:val="000000"/>
          <w:szCs w:val="21"/>
        </w:rPr>
        <w:t>3.2  甲方从丙方处接收</w:t>
      </w:r>
      <w:r>
        <w:rPr>
          <w:rFonts w:hint="eastAsia" w:ascii="宋体" w:hAnsi="宋体"/>
          <w:color w:val="000000"/>
          <w:szCs w:val="21"/>
          <w:u w:val="single"/>
        </w:rPr>
        <w:t>本基金</w:t>
      </w:r>
      <w:r>
        <w:rPr>
          <w:rFonts w:hint="eastAsia" w:ascii="宋体" w:hAnsi="宋体"/>
          <w:color w:val="000000"/>
          <w:szCs w:val="21"/>
        </w:rPr>
        <w:t>的场内交易电子清算数据，甲方</w:t>
      </w:r>
      <w:r>
        <w:rPr>
          <w:rFonts w:ascii="宋体" w:hAnsi="宋体"/>
          <w:color w:val="000000"/>
          <w:szCs w:val="21"/>
        </w:rPr>
        <w:t>和</w:t>
      </w:r>
      <w:r>
        <w:rPr>
          <w:rFonts w:hint="eastAsia" w:ascii="宋体" w:hAnsi="宋体"/>
          <w:color w:val="000000"/>
          <w:szCs w:val="21"/>
        </w:rPr>
        <w:t>丙方</w:t>
      </w:r>
      <w:r>
        <w:rPr>
          <w:rFonts w:ascii="宋体" w:hAnsi="宋体"/>
          <w:color w:val="000000"/>
          <w:szCs w:val="21"/>
        </w:rPr>
        <w:t>之间的</w:t>
      </w:r>
      <w:r>
        <w:rPr>
          <w:rFonts w:hint="eastAsia" w:ascii="宋体" w:hAnsi="宋体"/>
          <w:color w:val="000000"/>
          <w:szCs w:val="21"/>
        </w:rPr>
        <w:t>场内交易电子清算数据的传输</w:t>
      </w:r>
      <w:r>
        <w:rPr>
          <w:rFonts w:ascii="宋体" w:hAnsi="宋体"/>
          <w:color w:val="000000"/>
          <w:szCs w:val="21"/>
        </w:rPr>
        <w:t>采用</w:t>
      </w:r>
      <w:r>
        <w:rPr>
          <w:rFonts w:hint="eastAsia" w:ascii="宋体" w:hAnsi="宋体"/>
          <w:color w:val="000000"/>
          <w:szCs w:val="21"/>
          <w:u w:val="single"/>
        </w:rPr>
        <w:t>深证通金融数据交换平台或双方认可的其他方式</w:t>
      </w:r>
      <w:r>
        <w:rPr>
          <w:rFonts w:hint="eastAsia" w:ascii="宋体" w:hAnsi="宋体"/>
          <w:color w:val="000000"/>
          <w:szCs w:val="21"/>
        </w:rPr>
        <w:t>。丙方保证如实向甲方提供从证券交易所、中国证券登记结算公司（以下简称“中登公司”）接收的</w:t>
      </w:r>
      <w:r>
        <w:rPr>
          <w:rFonts w:hint="eastAsia" w:ascii="宋体" w:hAnsi="宋体"/>
          <w:color w:val="000000"/>
          <w:szCs w:val="21"/>
          <w:u w:val="single"/>
        </w:rPr>
        <w:t>本基金</w:t>
      </w:r>
      <w:r>
        <w:rPr>
          <w:rFonts w:hint="eastAsia" w:ascii="宋体" w:hAnsi="宋体"/>
          <w:color w:val="000000"/>
          <w:szCs w:val="21"/>
        </w:rPr>
        <w:t>的交易数据。因证券交易所、中国证券登记结算公司及丙方无法控制的其他原因造成数据传输错误或不及时的，丙方不承担任何责任。因传输发生故障，造成数据错误或传输不及时，丙方应按照甲方的要求以甲方认可的方式应急传输数据。甲方授权丙方将交易所场内交易相关数据</w:t>
      </w:r>
      <w:r>
        <w:rPr>
          <w:rFonts w:ascii="宋体" w:hAnsi="宋体"/>
          <w:color w:val="000000"/>
          <w:szCs w:val="21"/>
        </w:rPr>
        <w:t>采用</w:t>
      </w:r>
      <w:r>
        <w:rPr>
          <w:rFonts w:hint="eastAsia" w:ascii="宋体" w:hAnsi="宋体"/>
          <w:color w:val="000000"/>
          <w:szCs w:val="21"/>
          <w:u w:val="single"/>
        </w:rPr>
        <w:t>深证通金融数据交换平台或双方认可的其他方式</w:t>
      </w:r>
      <w:r>
        <w:rPr>
          <w:rFonts w:hint="eastAsia" w:ascii="宋体" w:hAnsi="宋体"/>
          <w:color w:val="000000"/>
          <w:szCs w:val="21"/>
        </w:rPr>
        <w:t>直接提供给乙方托管部。</w:t>
      </w:r>
    </w:p>
    <w:p w14:paraId="04469F49">
      <w:pPr>
        <w:spacing w:line="600" w:lineRule="exact"/>
        <w:ind w:firstLine="420" w:firstLineChars="200"/>
        <w:rPr>
          <w:rFonts w:ascii="宋体" w:hAnsi="宋体"/>
          <w:color w:val="000000"/>
          <w:szCs w:val="21"/>
        </w:rPr>
      </w:pPr>
      <w:r>
        <w:rPr>
          <w:rFonts w:hint="eastAsia" w:ascii="宋体" w:hAnsi="宋体"/>
          <w:color w:val="000000"/>
          <w:szCs w:val="21"/>
        </w:rPr>
        <w:t>3.3  乙方托管部从丙方处接收</w:t>
      </w:r>
      <w:r>
        <w:rPr>
          <w:rFonts w:hint="eastAsia" w:ascii="宋体" w:hAnsi="宋体"/>
          <w:color w:val="000000"/>
          <w:szCs w:val="21"/>
          <w:u w:val="single"/>
        </w:rPr>
        <w:t>本基金</w:t>
      </w:r>
      <w:r>
        <w:rPr>
          <w:rFonts w:hint="eastAsia" w:ascii="宋体" w:hAnsi="宋体"/>
          <w:color w:val="000000"/>
          <w:szCs w:val="21"/>
        </w:rPr>
        <w:t>的场内交易电子清算数据，丙方</w:t>
      </w:r>
      <w:r>
        <w:rPr>
          <w:rFonts w:ascii="宋体" w:hAnsi="宋体"/>
          <w:color w:val="000000"/>
          <w:szCs w:val="21"/>
        </w:rPr>
        <w:t>和乙方托管部之间的</w:t>
      </w:r>
      <w:r>
        <w:rPr>
          <w:rFonts w:hint="eastAsia" w:ascii="宋体" w:hAnsi="宋体"/>
          <w:color w:val="000000"/>
          <w:szCs w:val="21"/>
        </w:rPr>
        <w:t>场内交易电子清算数据的传输</w:t>
      </w:r>
      <w:r>
        <w:rPr>
          <w:rFonts w:ascii="宋体" w:hAnsi="宋体"/>
          <w:color w:val="000000"/>
          <w:szCs w:val="21"/>
        </w:rPr>
        <w:t>主要采用</w:t>
      </w:r>
      <w:r>
        <w:rPr>
          <w:rFonts w:hint="eastAsia" w:ascii="宋体" w:hAnsi="宋体"/>
          <w:color w:val="000000"/>
          <w:szCs w:val="21"/>
          <w:u w:val="single"/>
        </w:rPr>
        <w:t>深证通金融数据交换平台方式</w:t>
      </w:r>
      <w:r>
        <w:rPr>
          <w:rFonts w:hint="eastAsia" w:ascii="宋体" w:hAnsi="宋体"/>
          <w:color w:val="000000"/>
          <w:szCs w:val="21"/>
        </w:rPr>
        <w:t>。丙方保证如实向乙方托管部转发从证券交易所、中登公司接收的</w:t>
      </w:r>
      <w:r>
        <w:rPr>
          <w:rFonts w:hint="eastAsia" w:ascii="宋体" w:hAnsi="宋体"/>
          <w:color w:val="000000"/>
          <w:szCs w:val="21"/>
          <w:u w:val="single"/>
        </w:rPr>
        <w:t>本基金</w:t>
      </w:r>
      <w:r>
        <w:rPr>
          <w:rFonts w:hint="eastAsia" w:ascii="宋体" w:hAnsi="宋体"/>
          <w:color w:val="000000"/>
          <w:szCs w:val="21"/>
        </w:rPr>
        <w:t>的交易数据。因证券交易所、中国证券登记结算公司及丙方无法控制的其他原因造成数据传输错误或不及时的，丙方不承担任何责任。乙方对因丙方数据传输错误或不及时等过失造成的计划财产损失不承担责任。因传输发生故障，造成数据错误或传输不及时，丙方应按照乙方托管部的要求以乙方托管部认可的方式（如：电子邮件方式）应急传输数据。</w:t>
      </w:r>
    </w:p>
    <w:p w14:paraId="24595936">
      <w:pPr>
        <w:spacing w:line="600" w:lineRule="exact"/>
        <w:ind w:firstLine="420" w:firstLineChars="200"/>
        <w:rPr>
          <w:rFonts w:ascii="宋体" w:hAnsi="宋体"/>
          <w:color w:val="000000"/>
          <w:szCs w:val="21"/>
        </w:rPr>
      </w:pPr>
      <w:r>
        <w:rPr>
          <w:rFonts w:hint="eastAsia" w:ascii="宋体" w:hAnsi="宋体"/>
          <w:color w:val="000000"/>
          <w:szCs w:val="21"/>
        </w:rPr>
        <w:t>3.4  丙方应于T＋1日上午8：40前将T日清算后的证券资金账户对账单电子文件以深证通</w:t>
      </w:r>
      <w:r>
        <w:rPr>
          <w:rFonts w:hint="eastAsia" w:ascii="宋体" w:hAnsi="宋体"/>
          <w:color w:val="000000"/>
          <w:szCs w:val="21"/>
          <w:u w:val="single"/>
        </w:rPr>
        <w:t>金融数据交换平台方式</w:t>
      </w:r>
      <w:r>
        <w:rPr>
          <w:rFonts w:hint="eastAsia" w:ascii="宋体" w:hAnsi="宋体"/>
          <w:color w:val="000000"/>
          <w:szCs w:val="21"/>
        </w:rPr>
        <w:t>或电子邮件的形式发送给甲方与乙方托管部，以便于甲乙两方进行对账。对账单内容包括但不限于</w:t>
      </w:r>
      <w:r>
        <w:rPr>
          <w:rFonts w:hint="eastAsia" w:ascii="宋体" w:hAnsi="宋体"/>
          <w:color w:val="000000"/>
          <w:szCs w:val="21"/>
          <w:u w:val="single"/>
        </w:rPr>
        <w:t>本基金</w:t>
      </w:r>
      <w:r>
        <w:rPr>
          <w:rFonts w:hint="eastAsia" w:ascii="宋体" w:hAnsi="宋体"/>
          <w:color w:val="000000"/>
          <w:szCs w:val="21"/>
        </w:rPr>
        <w:t>T日场内交易以及场外交易的记录及费用明细、证券余额、份额明细、资金余额等内容。其中场外交易的对账单文件，应包括但不限于附件四中的要素类型。</w:t>
      </w:r>
    </w:p>
    <w:p w14:paraId="12C02E1C">
      <w:pPr>
        <w:snapToGrid w:val="0"/>
        <w:spacing w:line="600" w:lineRule="exact"/>
        <w:ind w:firstLine="420" w:firstLineChars="200"/>
        <w:rPr>
          <w:rFonts w:ascii="宋体" w:hAnsi="宋体"/>
          <w:color w:val="000000"/>
          <w:szCs w:val="21"/>
        </w:rPr>
      </w:pPr>
      <w:r>
        <w:rPr>
          <w:rFonts w:hint="eastAsia" w:ascii="宋体" w:hAnsi="宋体"/>
          <w:color w:val="000000"/>
          <w:szCs w:val="21"/>
        </w:rPr>
        <w:t>因丙方技术等原因导致无法按时提供对账单文件，甲方和丙方应积极协商相关应急和解决方案，由于对账单文件无法按时提供而导致本基金无法估值或延迟估值等情况，由此给基金造成的损失，乙方不承担责任。</w:t>
      </w:r>
    </w:p>
    <w:p w14:paraId="71B59234">
      <w:pPr>
        <w:spacing w:line="600" w:lineRule="exact"/>
        <w:ind w:firstLine="420" w:firstLineChars="200"/>
        <w:rPr>
          <w:rFonts w:ascii="宋体" w:hAnsi="宋体"/>
          <w:color w:val="000000"/>
          <w:szCs w:val="21"/>
        </w:rPr>
      </w:pPr>
      <w:r>
        <w:rPr>
          <w:rFonts w:hint="eastAsia" w:ascii="宋体" w:hAnsi="宋体"/>
          <w:color w:val="000000"/>
          <w:szCs w:val="21"/>
        </w:rPr>
        <w:t>3.5   丙方于每月第一个工作日将上月交易凭证，包括但不限于盖章后的证券资金账户对账单原件以邮件的形式向甲方寄出。</w:t>
      </w:r>
    </w:p>
    <w:p w14:paraId="5DB6D145">
      <w:pPr>
        <w:snapToGrid w:val="0"/>
        <w:spacing w:line="600" w:lineRule="exact"/>
        <w:ind w:firstLine="420" w:firstLineChars="200"/>
        <w:rPr>
          <w:rFonts w:ascii="宋体" w:hAnsi="宋体"/>
          <w:color w:val="000000"/>
          <w:szCs w:val="21"/>
        </w:rPr>
      </w:pPr>
      <w:r>
        <w:rPr>
          <w:rFonts w:hint="eastAsia" w:ascii="宋体" w:hAnsi="宋体"/>
          <w:color w:val="000000"/>
          <w:szCs w:val="21"/>
        </w:rPr>
        <w:t>3.6  丙方应保证提供交易数据完整、准确和及时，所提供的数据均需按中登公司和交易所发布的最新数据接口规范进行填写，使甲方、乙方能够完成会计核算、估值、清算、监督职能。其中T日转发的交易和结算数据包括但不限于附件三中的数据文件，其中交易所数据于交易日（T日）16:30前提供，登记公司数据于交易日（T日）18:30前提供。若涉及融资融券业务，还需补充提供融资融券柜台导出数据，详细接口以乙方具体接口说明为准。</w:t>
      </w:r>
    </w:p>
    <w:p w14:paraId="498731FC">
      <w:pPr>
        <w:snapToGrid w:val="0"/>
        <w:spacing w:line="600" w:lineRule="exact"/>
        <w:ind w:firstLine="420" w:firstLineChars="200"/>
        <w:rPr>
          <w:rFonts w:ascii="宋体" w:hAnsi="宋体"/>
          <w:color w:val="000000"/>
          <w:szCs w:val="21"/>
        </w:rPr>
      </w:pPr>
      <w:r>
        <w:rPr>
          <w:rFonts w:hint="eastAsia" w:ascii="宋体" w:hAnsi="宋体"/>
          <w:color w:val="000000"/>
          <w:szCs w:val="21"/>
        </w:rPr>
        <w:t>以上数据仅限于与</w:t>
      </w:r>
      <w:r>
        <w:rPr>
          <w:rFonts w:hint="eastAsia" w:ascii="宋体" w:hAnsi="宋体"/>
          <w:color w:val="000000"/>
          <w:szCs w:val="21"/>
          <w:u w:val="single"/>
        </w:rPr>
        <w:t>本基金</w:t>
      </w:r>
      <w:r>
        <w:rPr>
          <w:rFonts w:hint="eastAsia" w:ascii="宋体" w:hAnsi="宋体"/>
          <w:color w:val="000000"/>
          <w:szCs w:val="21"/>
        </w:rPr>
        <w:t>证券资金台账所对应的数据。</w:t>
      </w:r>
    </w:p>
    <w:p w14:paraId="62957C4B">
      <w:pPr>
        <w:snapToGrid w:val="0"/>
        <w:spacing w:line="600" w:lineRule="exact"/>
        <w:ind w:firstLine="420" w:firstLineChars="200"/>
        <w:rPr>
          <w:rFonts w:ascii="宋体" w:hAnsi="宋体"/>
          <w:color w:val="000000"/>
          <w:szCs w:val="21"/>
        </w:rPr>
      </w:pPr>
      <w:r>
        <w:rPr>
          <w:rFonts w:hint="eastAsia" w:ascii="宋体" w:hAnsi="宋体"/>
          <w:color w:val="000000"/>
          <w:szCs w:val="21"/>
        </w:rPr>
        <w:t>因</w:t>
      </w:r>
      <w:r>
        <w:rPr>
          <w:rFonts w:hint="eastAsia" w:ascii="宋体" w:hAnsi="宋体"/>
          <w:color w:val="000000"/>
          <w:szCs w:val="21"/>
          <w:u w:val="single"/>
        </w:rPr>
        <w:t>本基金</w:t>
      </w:r>
      <w:r>
        <w:rPr>
          <w:rFonts w:hint="eastAsia" w:ascii="宋体" w:hAnsi="宋体"/>
          <w:color w:val="000000"/>
          <w:szCs w:val="21"/>
        </w:rPr>
        <w:t>业务需要，经甲方、乙方、丙方一致同意，丙方相应增加相关数据文件的发送。</w:t>
      </w:r>
    </w:p>
    <w:p w14:paraId="1BCE2ABB">
      <w:pPr>
        <w:snapToGrid w:val="0"/>
        <w:spacing w:line="600" w:lineRule="exact"/>
        <w:ind w:firstLine="420" w:firstLineChars="200"/>
        <w:rPr>
          <w:rFonts w:ascii="宋体" w:hAnsi="宋体"/>
          <w:color w:val="000000"/>
          <w:szCs w:val="21"/>
        </w:rPr>
      </w:pPr>
      <w:r>
        <w:rPr>
          <w:rFonts w:hint="eastAsia" w:ascii="宋体" w:hAnsi="宋体"/>
          <w:color w:val="000000"/>
          <w:szCs w:val="21"/>
        </w:rPr>
        <w:t>因丙方技术等原因导致无法按时提供数据，甲方和丙方应积极协商相关应急和解决方案，由于数据无法按时提供而导致本基金无法估值或延迟估值等情况，由此给基金造成的损失，乙方不承担责任。</w:t>
      </w:r>
    </w:p>
    <w:p w14:paraId="4F4A0779">
      <w:pPr>
        <w:spacing w:line="600" w:lineRule="exact"/>
        <w:ind w:firstLine="420" w:firstLineChars="200"/>
        <w:rPr>
          <w:rFonts w:ascii="宋体" w:hAnsi="宋体"/>
          <w:color w:val="000000"/>
          <w:szCs w:val="21"/>
        </w:rPr>
      </w:pPr>
      <w:r>
        <w:rPr>
          <w:rFonts w:hint="eastAsia" w:ascii="宋体" w:hAnsi="宋体"/>
          <w:color w:val="000000"/>
          <w:szCs w:val="21"/>
        </w:rPr>
        <w:t>3.7  甲方、乙方、丙方三方分别指定专人负责数据的传输和接收，确保交易数据的安全性和保密性。甲方、乙方、丙方处理日常数据文件传输的人员名单见附件一。</w:t>
      </w:r>
    </w:p>
    <w:p w14:paraId="660D87FE">
      <w:pPr>
        <w:tabs>
          <w:tab w:val="left" w:pos="720"/>
        </w:tabs>
        <w:spacing w:line="600" w:lineRule="exact"/>
        <w:ind w:firstLine="420" w:firstLineChars="200"/>
        <w:rPr>
          <w:rFonts w:ascii="宋体" w:hAnsi="宋体"/>
          <w:color w:val="000000"/>
          <w:szCs w:val="21"/>
        </w:rPr>
      </w:pPr>
      <w:r>
        <w:rPr>
          <w:rFonts w:hint="eastAsia" w:ascii="宋体" w:hAnsi="宋体"/>
          <w:color w:val="000000"/>
          <w:szCs w:val="21"/>
        </w:rPr>
        <w:t>3.8 丙方在上交所和深交所的交易单元号、交易品种的费率表、佣金收取标准、证券账户账号、上海交易单元清算编号等见附件二约定。若协议期间交易单元号变动，则丙方应书面告知甲、乙方，如涉及费率变动，丙方与甲方应就相关事项另行协商确定，并书面告知乙方。</w:t>
      </w:r>
    </w:p>
    <w:p w14:paraId="30270FB7">
      <w:pPr>
        <w:tabs>
          <w:tab w:val="left" w:pos="720"/>
        </w:tabs>
        <w:spacing w:line="600" w:lineRule="exact"/>
        <w:ind w:firstLine="420" w:firstLineChars="200"/>
        <w:rPr>
          <w:rFonts w:ascii="宋体" w:hAnsi="宋体"/>
          <w:color w:val="000000"/>
          <w:szCs w:val="21"/>
        </w:rPr>
      </w:pPr>
      <w:r>
        <w:rPr>
          <w:rFonts w:ascii="宋体" w:hAnsi="宋体"/>
          <w:color w:val="000000"/>
          <w:szCs w:val="21"/>
        </w:rPr>
        <w:t>由于丙方提供的附件二上面的信息错误而导致</w:t>
      </w:r>
      <w:r>
        <w:rPr>
          <w:rFonts w:hint="eastAsia" w:ascii="宋体" w:hAnsi="宋体"/>
          <w:color w:val="000000"/>
          <w:szCs w:val="21"/>
        </w:rPr>
        <w:t>本基金</w:t>
      </w:r>
      <w:r>
        <w:rPr>
          <w:rFonts w:ascii="宋体" w:hAnsi="宋体"/>
          <w:color w:val="000000"/>
          <w:szCs w:val="21"/>
        </w:rPr>
        <w:t>无法正常估值、估值延迟或估值错误等情况，</w:t>
      </w:r>
      <w:r>
        <w:rPr>
          <w:rFonts w:hint="eastAsia" w:ascii="宋体" w:hAnsi="宋体"/>
          <w:color w:val="000000"/>
          <w:szCs w:val="21"/>
        </w:rPr>
        <w:t>由此给基金造成的损失，</w:t>
      </w:r>
      <w:r>
        <w:rPr>
          <w:rFonts w:ascii="宋体" w:hAnsi="宋体"/>
          <w:color w:val="000000"/>
          <w:szCs w:val="21"/>
        </w:rPr>
        <w:t>乙方不承担责任。</w:t>
      </w:r>
    </w:p>
    <w:p w14:paraId="65929D4B">
      <w:pPr>
        <w:tabs>
          <w:tab w:val="left" w:pos="720"/>
        </w:tabs>
        <w:spacing w:line="600" w:lineRule="exact"/>
        <w:ind w:firstLine="420" w:firstLineChars="200"/>
        <w:rPr>
          <w:rFonts w:ascii="宋体" w:hAnsi="宋体"/>
          <w:color w:val="000000"/>
          <w:szCs w:val="21"/>
        </w:rPr>
      </w:pPr>
      <w:r>
        <w:rPr>
          <w:rFonts w:hint="eastAsia" w:ascii="宋体" w:hAnsi="宋体"/>
          <w:color w:val="000000"/>
          <w:szCs w:val="21"/>
        </w:rPr>
        <w:t>3.9如遇法定节假日和公休日，数据发送顺延至法定节假日和公休日后第一个工作日（交易日）。</w:t>
      </w:r>
    </w:p>
    <w:p w14:paraId="44A940D4">
      <w:pPr>
        <w:tabs>
          <w:tab w:val="left" w:pos="720"/>
        </w:tabs>
        <w:spacing w:line="600" w:lineRule="exact"/>
        <w:ind w:firstLine="420" w:firstLineChars="200"/>
        <w:rPr>
          <w:rFonts w:ascii="宋体" w:hAnsi="宋体"/>
          <w:color w:val="000000"/>
          <w:szCs w:val="21"/>
        </w:rPr>
      </w:pPr>
    </w:p>
    <w:p w14:paraId="2C28E526">
      <w:pPr>
        <w:pStyle w:val="3"/>
        <w:adjustRightInd w:val="0"/>
        <w:snapToGrid w:val="0"/>
        <w:spacing w:before="0" w:after="0" w:line="240" w:lineRule="auto"/>
        <w:jc w:val="center"/>
        <w:rPr>
          <w:rFonts w:ascii="宋体" w:hAnsi="宋体"/>
          <w:kern w:val="0"/>
          <w:sz w:val="21"/>
          <w:szCs w:val="21"/>
        </w:rPr>
      </w:pPr>
      <w:bookmarkStart w:id="6" w:name="_Toc215288190"/>
      <w:bookmarkStart w:id="7" w:name="_Toc408584425"/>
      <w:r>
        <w:rPr>
          <w:rFonts w:hint="eastAsia" w:ascii="宋体" w:hAnsi="宋体"/>
          <w:kern w:val="0"/>
          <w:sz w:val="21"/>
          <w:szCs w:val="21"/>
        </w:rPr>
        <w:t>第四章  场内交易中税、费的计算</w:t>
      </w:r>
      <w:bookmarkEnd w:id="6"/>
      <w:bookmarkEnd w:id="7"/>
    </w:p>
    <w:p w14:paraId="37EBBE5E">
      <w:pPr>
        <w:tabs>
          <w:tab w:val="left" w:pos="720"/>
        </w:tabs>
        <w:spacing w:line="600" w:lineRule="exact"/>
        <w:ind w:firstLine="420" w:firstLineChars="200"/>
        <w:rPr>
          <w:rFonts w:ascii="宋体" w:hAnsi="宋体"/>
          <w:color w:val="000000"/>
          <w:szCs w:val="21"/>
        </w:rPr>
      </w:pPr>
    </w:p>
    <w:p w14:paraId="69F2F4A3">
      <w:pPr>
        <w:pStyle w:val="20"/>
        <w:spacing w:line="600" w:lineRule="exact"/>
        <w:rPr>
          <w:szCs w:val="21"/>
        </w:rPr>
      </w:pPr>
      <w:r>
        <w:rPr>
          <w:rFonts w:hint="eastAsia"/>
          <w:szCs w:val="21"/>
        </w:rPr>
        <w:t>4.1 过户费＝逐笔成交金额×费率。</w:t>
      </w:r>
    </w:p>
    <w:p w14:paraId="289FFEE9">
      <w:pPr>
        <w:pStyle w:val="20"/>
        <w:spacing w:line="600" w:lineRule="exact"/>
        <w:rPr>
          <w:szCs w:val="21"/>
        </w:rPr>
      </w:pPr>
      <w:r>
        <w:rPr>
          <w:rFonts w:hint="eastAsia"/>
          <w:szCs w:val="21"/>
        </w:rPr>
        <w:t>4.2 佣金＝相同申报编号的汇总成交金额×协议佣金费率（按申请编号成交汇总后计算，成交汇总金额与起点金额比较，小于起点金额的取起点金额，四舍五入后汇总；不满</w:t>
      </w:r>
      <w:r>
        <w:rPr>
          <w:szCs w:val="21"/>
        </w:rPr>
        <w:t>5</w:t>
      </w:r>
      <w:r>
        <w:rPr>
          <w:rFonts w:hint="eastAsia"/>
          <w:szCs w:val="21"/>
        </w:rPr>
        <w:t>元收</w:t>
      </w:r>
      <w:r>
        <w:rPr>
          <w:szCs w:val="21"/>
        </w:rPr>
        <w:t>5</w:t>
      </w:r>
      <w:r>
        <w:rPr>
          <w:rFonts w:hint="eastAsia"/>
          <w:szCs w:val="21"/>
        </w:rPr>
        <w:t>元）。</w:t>
      </w:r>
    </w:p>
    <w:p w14:paraId="1D03077D">
      <w:pPr>
        <w:pStyle w:val="20"/>
        <w:spacing w:line="600" w:lineRule="exact"/>
        <w:rPr>
          <w:szCs w:val="21"/>
        </w:rPr>
      </w:pPr>
      <w:r>
        <w:rPr>
          <w:rFonts w:hint="eastAsia"/>
          <w:szCs w:val="21"/>
        </w:rPr>
        <w:t>4.3 印花税＝卖出逐笔成交金额×费率。</w:t>
      </w:r>
    </w:p>
    <w:p w14:paraId="18430DE5">
      <w:pPr>
        <w:pStyle w:val="20"/>
        <w:spacing w:line="600" w:lineRule="exact"/>
        <w:rPr>
          <w:szCs w:val="21"/>
        </w:rPr>
      </w:pPr>
      <w:r>
        <w:rPr>
          <w:rFonts w:hint="eastAsia"/>
          <w:szCs w:val="21"/>
        </w:rPr>
        <w:t>4.4 以上费率计算过程保留2位小数，计算结果四舍五入保留到分。</w:t>
      </w:r>
    </w:p>
    <w:p w14:paraId="5F78C89B">
      <w:pPr>
        <w:pStyle w:val="20"/>
        <w:spacing w:line="600" w:lineRule="exact"/>
        <w:rPr>
          <w:szCs w:val="21"/>
        </w:rPr>
      </w:pPr>
      <w:r>
        <w:rPr>
          <w:rFonts w:hint="eastAsia"/>
          <w:szCs w:val="21"/>
        </w:rPr>
        <w:t>4.5 交易税费等按有关管理部门的现行有关规定执行，如管理部门对此有新规定，则进行相应变动。</w:t>
      </w:r>
    </w:p>
    <w:p w14:paraId="37B4C7EA">
      <w:pPr>
        <w:pStyle w:val="20"/>
        <w:spacing w:line="600" w:lineRule="exact"/>
        <w:rPr>
          <w:szCs w:val="21"/>
        </w:rPr>
      </w:pPr>
    </w:p>
    <w:p w14:paraId="2D661B2C">
      <w:pPr>
        <w:pStyle w:val="3"/>
        <w:adjustRightInd w:val="0"/>
        <w:snapToGrid w:val="0"/>
        <w:spacing w:before="0" w:after="0" w:line="240" w:lineRule="auto"/>
        <w:jc w:val="center"/>
        <w:rPr>
          <w:rFonts w:ascii="宋体" w:hAnsi="宋体"/>
          <w:kern w:val="0"/>
          <w:sz w:val="21"/>
          <w:szCs w:val="21"/>
        </w:rPr>
      </w:pPr>
      <w:bookmarkStart w:id="8" w:name="_Toc408584426"/>
      <w:r>
        <w:rPr>
          <w:rFonts w:hint="eastAsia" w:ascii="宋体" w:hAnsi="宋体"/>
          <w:kern w:val="0"/>
          <w:sz w:val="21"/>
          <w:szCs w:val="21"/>
        </w:rPr>
        <w:t>第五章  场内证券的交易</w:t>
      </w:r>
      <w:bookmarkEnd w:id="8"/>
    </w:p>
    <w:p w14:paraId="412D458B">
      <w:pPr>
        <w:pStyle w:val="20"/>
        <w:spacing w:line="600" w:lineRule="exact"/>
        <w:rPr>
          <w:szCs w:val="21"/>
        </w:rPr>
      </w:pPr>
    </w:p>
    <w:p w14:paraId="00D1C82E">
      <w:pPr>
        <w:pStyle w:val="20"/>
        <w:spacing w:line="600" w:lineRule="exact"/>
        <w:rPr>
          <w:szCs w:val="21"/>
        </w:rPr>
      </w:pPr>
      <w:r>
        <w:rPr>
          <w:rFonts w:hint="eastAsia"/>
          <w:szCs w:val="21"/>
        </w:rPr>
        <w:t>5.1甲方在发出任何证券交易指令之前，应当在证券资金台账中有足额资金，即甲方T日通过丙方买入证券所需资金不超出T日证券资金台账内可用资金余额，否则丙方不予以执行。可用资金及股份余额以丙方提供的对账单为准。丙方对甲方的交易实时验资验股。甲方从事融资融券等信用类交易除外。</w:t>
      </w:r>
    </w:p>
    <w:p w14:paraId="0AF948A8">
      <w:pPr>
        <w:pStyle w:val="20"/>
        <w:spacing w:line="600" w:lineRule="exact"/>
        <w:rPr>
          <w:szCs w:val="21"/>
        </w:rPr>
      </w:pPr>
      <w:r>
        <w:rPr>
          <w:rFonts w:hint="eastAsia"/>
          <w:szCs w:val="21"/>
        </w:rPr>
        <w:t>5.2 丙方及其所属证券营业部应按照甲方发出的证券交易指令，正确、及时地予以执行，在执行交易指令时，仅以甲方的指令为依据，并不负责对指令内容进行审查监督。若因丙方的原因导致其在接受指令后对甲方所发出的指令操作失误，由此产生的损失由丙方承担，并由其承担清算交收责任。</w:t>
      </w:r>
    </w:p>
    <w:p w14:paraId="18651480">
      <w:pPr>
        <w:spacing w:line="600" w:lineRule="exact"/>
        <w:ind w:firstLine="420" w:firstLineChars="200"/>
        <w:rPr>
          <w:rFonts w:ascii="宋体" w:hAnsi="宋体"/>
          <w:szCs w:val="21"/>
        </w:rPr>
      </w:pPr>
      <w:r>
        <w:rPr>
          <w:rFonts w:hint="eastAsia" w:ascii="宋体" w:hAnsi="宋体"/>
          <w:szCs w:val="21"/>
        </w:rPr>
        <w:t>5.3 若发生任何不可预见、不可避免并且不可克服的客观情况，包括但不限于国家法规、政策方面的重大变动；地震、台风、水灾、火灾等自然性灾害；对不可预测或无法控制的系统故障、设备故障、通讯故障、停电、网络病毒、黑客攻击等突发事故的情况，造成甲方的指令无法执行的，丙方不承担责任。当上述事件发生后，丙方应当及时通知甲方并协助甲方防止基金财产损失的进一步扩大。</w:t>
      </w:r>
    </w:p>
    <w:p w14:paraId="78D02BB4">
      <w:pPr>
        <w:pStyle w:val="20"/>
        <w:tabs>
          <w:tab w:val="left" w:pos="5130"/>
        </w:tabs>
        <w:spacing w:line="600" w:lineRule="exact"/>
        <w:ind w:firstLine="422"/>
        <w:rPr>
          <w:b/>
          <w:kern w:val="0"/>
          <w:szCs w:val="21"/>
        </w:rPr>
      </w:pPr>
    </w:p>
    <w:p w14:paraId="65299F99">
      <w:pPr>
        <w:pStyle w:val="3"/>
        <w:adjustRightInd w:val="0"/>
        <w:snapToGrid w:val="0"/>
        <w:spacing w:before="0" w:after="0" w:line="240" w:lineRule="auto"/>
        <w:jc w:val="center"/>
        <w:rPr>
          <w:rFonts w:ascii="宋体" w:hAnsi="宋体"/>
          <w:kern w:val="0"/>
          <w:sz w:val="21"/>
          <w:szCs w:val="21"/>
        </w:rPr>
      </w:pPr>
      <w:bookmarkStart w:id="9" w:name="_Toc408584427"/>
      <w:r>
        <w:rPr>
          <w:rFonts w:hint="eastAsia" w:ascii="宋体" w:hAnsi="宋体"/>
          <w:kern w:val="0"/>
          <w:sz w:val="21"/>
          <w:szCs w:val="21"/>
        </w:rPr>
        <w:t>第六章  资金的管理</w:t>
      </w:r>
      <w:bookmarkEnd w:id="9"/>
    </w:p>
    <w:p w14:paraId="08DC94EA">
      <w:pPr>
        <w:pStyle w:val="20"/>
        <w:tabs>
          <w:tab w:val="left" w:pos="5130"/>
        </w:tabs>
        <w:spacing w:line="600" w:lineRule="exact"/>
        <w:ind w:firstLine="422"/>
        <w:rPr>
          <w:b/>
          <w:kern w:val="0"/>
          <w:szCs w:val="21"/>
        </w:rPr>
      </w:pPr>
    </w:p>
    <w:p w14:paraId="114990CE">
      <w:pPr>
        <w:pStyle w:val="20"/>
        <w:spacing w:line="600" w:lineRule="exact"/>
        <w:rPr>
          <w:szCs w:val="21"/>
        </w:rPr>
      </w:pPr>
      <w:r>
        <w:rPr>
          <w:rFonts w:hint="eastAsia"/>
          <w:szCs w:val="21"/>
        </w:rPr>
        <w:t>6.1 银转证操作：</w:t>
      </w:r>
    </w:p>
    <w:p w14:paraId="4E44E05D">
      <w:pPr>
        <w:pStyle w:val="20"/>
        <w:spacing w:line="600" w:lineRule="exact"/>
        <w:rPr>
          <w:szCs w:val="21"/>
        </w:rPr>
      </w:pPr>
      <w:r>
        <w:rPr>
          <w:rFonts w:hint="eastAsia"/>
          <w:szCs w:val="21"/>
        </w:rPr>
        <w:t>甲方若需要在T日当天将资金从银行结算账户划至证券资金台账的，应在T日11：30之前向乙方发出资金划款指令，乙方将根据甲方的有效指令内容进行资金调拨。在网络正常情况下，乙方通过企业网银，在2个工作小时内完成资金由银行转证券。</w:t>
      </w:r>
    </w:p>
    <w:p w14:paraId="43602C19">
      <w:pPr>
        <w:pStyle w:val="20"/>
        <w:spacing w:line="600" w:lineRule="exact"/>
        <w:rPr>
          <w:szCs w:val="21"/>
        </w:rPr>
      </w:pPr>
      <w:r>
        <w:rPr>
          <w:rFonts w:hint="eastAsia"/>
          <w:szCs w:val="21"/>
        </w:rPr>
        <w:t>6.2 证转银操作：</w:t>
      </w:r>
    </w:p>
    <w:p w14:paraId="5B888C87">
      <w:pPr>
        <w:pStyle w:val="20"/>
        <w:spacing w:line="600" w:lineRule="exact"/>
        <w:rPr>
          <w:szCs w:val="21"/>
        </w:rPr>
      </w:pPr>
      <w:r>
        <w:rPr>
          <w:rFonts w:hint="eastAsia"/>
          <w:szCs w:val="21"/>
        </w:rPr>
        <w:t>若甲方需要当天</w:t>
      </w:r>
      <w:r>
        <w:rPr>
          <w:szCs w:val="21"/>
        </w:rPr>
        <w:t>将资金从</w:t>
      </w:r>
      <w:r>
        <w:rPr>
          <w:rFonts w:hint="eastAsia"/>
          <w:szCs w:val="21"/>
        </w:rPr>
        <w:t>证券资金台账</w:t>
      </w:r>
      <w:r>
        <w:rPr>
          <w:szCs w:val="21"/>
        </w:rPr>
        <w:t>划至</w:t>
      </w:r>
      <w:r>
        <w:rPr>
          <w:rFonts w:hint="eastAsia"/>
          <w:szCs w:val="21"/>
        </w:rPr>
        <w:t>银行结算账户，应在T日12:00之前向乙方发出资金划款指令，乙方将根据甲方的有效指令内容进行资金调拨。在网络正常情况下，乙方通过企业网银，在2个工作小时内完成资金由证券转银行。</w:t>
      </w:r>
    </w:p>
    <w:p w14:paraId="208401E5">
      <w:pPr>
        <w:pStyle w:val="20"/>
        <w:spacing w:line="600" w:lineRule="exact"/>
        <w:rPr>
          <w:szCs w:val="21"/>
        </w:rPr>
      </w:pPr>
      <w:r>
        <w:rPr>
          <w:rFonts w:hint="eastAsia"/>
          <w:szCs w:val="21"/>
        </w:rPr>
        <w:t>6.3 场内交易的资金结算：</w:t>
      </w:r>
    </w:p>
    <w:p w14:paraId="0349626C">
      <w:pPr>
        <w:spacing w:line="600" w:lineRule="exact"/>
        <w:ind w:firstLine="420" w:firstLineChars="200"/>
        <w:rPr>
          <w:rFonts w:ascii="宋体" w:hAnsi="宋体"/>
          <w:szCs w:val="21"/>
        </w:rPr>
      </w:pPr>
      <w:r>
        <w:rPr>
          <w:rFonts w:hint="eastAsia" w:ascii="宋体" w:hAnsi="宋体"/>
          <w:szCs w:val="21"/>
        </w:rPr>
        <w:t>甲、乙两方根据T日交易数据在各自的系统中进行清算并与丙方提供的证券资金账户对账单进行核对。甲乙双方核对T日交易清算金额如果发现差异时按以下情况分别处理：</w:t>
      </w:r>
    </w:p>
    <w:p w14:paraId="31516D80">
      <w:pPr>
        <w:spacing w:line="600" w:lineRule="exact"/>
        <w:ind w:firstLine="420" w:firstLineChars="200"/>
        <w:rPr>
          <w:rFonts w:ascii="宋体" w:hAnsi="宋体"/>
          <w:szCs w:val="21"/>
        </w:rPr>
      </w:pPr>
      <w:r>
        <w:rPr>
          <w:rFonts w:hint="eastAsia" w:ascii="宋体" w:hAnsi="宋体"/>
          <w:szCs w:val="21"/>
        </w:rPr>
        <w:t>6.3.1证券清算差异小于1.00元的，不查差异原因，以丙方提供的对账单为准；</w:t>
      </w:r>
    </w:p>
    <w:p w14:paraId="1BE29E0C">
      <w:pPr>
        <w:spacing w:line="600" w:lineRule="exact"/>
        <w:ind w:firstLine="420" w:firstLineChars="200"/>
        <w:rPr>
          <w:rFonts w:ascii="宋体" w:hAnsi="宋体"/>
          <w:szCs w:val="21"/>
        </w:rPr>
      </w:pPr>
      <w:r>
        <w:rPr>
          <w:rFonts w:hint="eastAsia" w:ascii="宋体" w:hAnsi="宋体"/>
          <w:szCs w:val="21"/>
        </w:rPr>
        <w:t>6.3.2当日证券清算差异大于（含等于）1.00元的，乙方发现问题后即刻通知甲方，并同时与丙方立即逐笔核对T日交易明细并查明差异原因，如是乙方差错，则乙方自行调整，并将结果通知甲方；如是丙方差错，则丙方将调整后的相关数据和资料重新发送甲方和乙方。</w:t>
      </w:r>
    </w:p>
    <w:p w14:paraId="5FD5F4F8">
      <w:pPr>
        <w:spacing w:line="600" w:lineRule="exact"/>
        <w:ind w:firstLine="420" w:firstLineChars="200"/>
        <w:rPr>
          <w:rFonts w:ascii="宋体" w:hAnsi="宋体"/>
          <w:szCs w:val="21"/>
        </w:rPr>
      </w:pPr>
      <w:r>
        <w:rPr>
          <w:rFonts w:hint="eastAsia" w:ascii="宋体" w:hAnsi="宋体"/>
          <w:szCs w:val="21"/>
        </w:rPr>
        <w:t>6.4 场外交易的资金结算：对于本基金的场外交易，甲、乙两方以丙方提供的T日证券资金账户的实际结算金额为准。</w:t>
      </w:r>
    </w:p>
    <w:p w14:paraId="2E23BA4B">
      <w:pPr>
        <w:spacing w:line="600" w:lineRule="exact"/>
        <w:ind w:firstLine="420" w:firstLineChars="200"/>
        <w:rPr>
          <w:rFonts w:ascii="宋体" w:hAnsi="宋体"/>
          <w:szCs w:val="21"/>
        </w:rPr>
      </w:pPr>
      <w:r>
        <w:rPr>
          <w:rFonts w:hint="eastAsia" w:ascii="宋体" w:hAnsi="宋体"/>
          <w:szCs w:val="21"/>
        </w:rPr>
        <w:t>6.5对于在证券资金账户内的</w:t>
      </w:r>
      <w:r>
        <w:rPr>
          <w:rFonts w:hint="eastAsia" w:ascii="宋体" w:hAnsi="宋体"/>
          <w:szCs w:val="21"/>
          <w:u w:val="single"/>
        </w:rPr>
        <w:t>本基金</w:t>
      </w:r>
      <w:r>
        <w:rPr>
          <w:rFonts w:hint="eastAsia" w:ascii="宋体" w:hAnsi="宋体"/>
          <w:szCs w:val="21"/>
        </w:rPr>
        <w:t>资金余额，丙方应按照中国人民银行的有关规定，按季度支付活期存款利息，</w:t>
      </w:r>
      <w:r>
        <w:rPr>
          <w:rFonts w:hint="eastAsia" w:ascii="宋体" w:hAnsi="宋体"/>
          <w:szCs w:val="21"/>
          <w:highlight w:val="yellow"/>
        </w:rPr>
        <w:t>年利率为_/_%,</w:t>
      </w:r>
      <w:r>
        <w:rPr>
          <w:rFonts w:hint="eastAsia" w:ascii="宋体" w:hAnsi="宋体"/>
          <w:szCs w:val="21"/>
        </w:rPr>
        <w:t>如</w:t>
      </w:r>
      <w:r>
        <w:rPr>
          <w:rFonts w:hint="eastAsia" w:ascii="宋体" w:hAnsi="宋体"/>
          <w:szCs w:val="21"/>
          <w:u w:val="single"/>
        </w:rPr>
        <w:t>本基金</w:t>
      </w:r>
      <w:r>
        <w:rPr>
          <w:rFonts w:hint="eastAsia" w:ascii="宋体" w:hAnsi="宋体"/>
          <w:szCs w:val="21"/>
        </w:rPr>
        <w:t>存续期内中国人民银行调整活期存款利率，则上述利率进行同方向同比例调整。丙方应于调整日将调整后的利率及调整生效起始日期等书面通知甲方及乙方。若基金合同另有约定，按照基金合同的约定执行。</w:t>
      </w:r>
    </w:p>
    <w:p w14:paraId="2BAE8DD0">
      <w:pPr>
        <w:spacing w:line="600" w:lineRule="exact"/>
        <w:ind w:firstLine="420" w:firstLineChars="200"/>
        <w:rPr>
          <w:rFonts w:ascii="宋体" w:hAnsi="宋体"/>
          <w:szCs w:val="21"/>
        </w:rPr>
      </w:pPr>
      <w:r>
        <w:rPr>
          <w:rFonts w:hint="eastAsia" w:ascii="宋体" w:hAnsi="宋体"/>
          <w:szCs w:val="21"/>
        </w:rPr>
        <w:t>6.6 如遇法定节假日，资金划拨顺延至法定节假日后第一个工作日。</w:t>
      </w:r>
    </w:p>
    <w:p w14:paraId="628331BD">
      <w:pPr>
        <w:spacing w:line="600" w:lineRule="exact"/>
        <w:ind w:firstLine="420" w:firstLineChars="200"/>
        <w:rPr>
          <w:rFonts w:ascii="宋体" w:hAnsi="宋体"/>
          <w:szCs w:val="21"/>
        </w:rPr>
      </w:pPr>
      <w:r>
        <w:rPr>
          <w:rFonts w:hint="eastAsia" w:ascii="宋体" w:hAnsi="宋体"/>
          <w:szCs w:val="21"/>
        </w:rPr>
        <w:t>6.7 若甲、乙、丙三方经协商一致同意更改资金清算模式，可以另签补充协议。</w:t>
      </w:r>
    </w:p>
    <w:p w14:paraId="5E17FCF2">
      <w:pPr>
        <w:spacing w:line="600" w:lineRule="exact"/>
        <w:ind w:firstLine="420" w:firstLineChars="200"/>
        <w:rPr>
          <w:rFonts w:ascii="宋体" w:hAnsi="宋体"/>
          <w:szCs w:val="21"/>
        </w:rPr>
      </w:pPr>
      <w:r>
        <w:rPr>
          <w:rFonts w:hint="eastAsia" w:ascii="宋体" w:hAnsi="宋体"/>
          <w:szCs w:val="21"/>
        </w:rPr>
        <w:t>6.8 丙方应确保</w:t>
      </w:r>
      <w:r>
        <w:rPr>
          <w:rFonts w:hint="eastAsia" w:ascii="宋体" w:hAnsi="宋体"/>
          <w:szCs w:val="21"/>
          <w:u w:val="single"/>
        </w:rPr>
        <w:t>本基金</w:t>
      </w:r>
      <w:r>
        <w:rPr>
          <w:rFonts w:hint="eastAsia" w:ascii="宋体" w:hAnsi="宋体"/>
          <w:szCs w:val="21"/>
        </w:rPr>
        <w:t>存续期间专用证券账户、份额持有账户（如有）和证券资金账户上的基金财产安全，不得挪用基金专用证券账户、份额持有账户（如有）和证券资金账户上的资产；丙方不得将基金专用证券账户、份额持有账户（如有）和证券资金账户上的资产为任何人设立任何质押担保和可能对基金财产造成损失的其他处置。因丙方未忠实履行职责的原因造成的</w:t>
      </w:r>
      <w:r>
        <w:rPr>
          <w:rFonts w:hint="eastAsia" w:ascii="宋体" w:hAnsi="宋体"/>
          <w:szCs w:val="21"/>
          <w:u w:val="single"/>
        </w:rPr>
        <w:t>本基金</w:t>
      </w:r>
      <w:r>
        <w:rPr>
          <w:rFonts w:hint="eastAsia" w:ascii="宋体" w:hAnsi="宋体"/>
          <w:szCs w:val="21"/>
        </w:rPr>
        <w:t>项下存放在专用证券账户和份额持有账户（如有）上证券资产和划入证券资金账户上资金的安全性问题及由此给基金带来的任何损失，应由丙方承担全部赔偿责任，乙方对此免责。</w:t>
      </w:r>
      <w:bookmarkStart w:id="10" w:name="_Toc215288191"/>
    </w:p>
    <w:p w14:paraId="594FAF39">
      <w:pPr>
        <w:spacing w:line="600" w:lineRule="exact"/>
        <w:ind w:firstLine="420" w:firstLineChars="200"/>
        <w:rPr>
          <w:rFonts w:ascii="宋体" w:hAnsi="宋体"/>
          <w:kern w:val="0"/>
          <w:szCs w:val="21"/>
        </w:rPr>
      </w:pPr>
    </w:p>
    <w:p w14:paraId="6101F958">
      <w:pPr>
        <w:pStyle w:val="3"/>
        <w:adjustRightInd w:val="0"/>
        <w:snapToGrid w:val="0"/>
        <w:spacing w:before="0" w:after="0" w:line="240" w:lineRule="auto"/>
        <w:jc w:val="center"/>
        <w:rPr>
          <w:rFonts w:ascii="宋体" w:hAnsi="宋体"/>
          <w:kern w:val="0"/>
          <w:sz w:val="21"/>
          <w:szCs w:val="21"/>
        </w:rPr>
      </w:pPr>
      <w:bookmarkStart w:id="11" w:name="_Toc408584428"/>
      <w:r>
        <w:rPr>
          <w:rFonts w:hint="eastAsia" w:ascii="宋体" w:hAnsi="宋体"/>
          <w:kern w:val="0"/>
          <w:sz w:val="21"/>
          <w:szCs w:val="21"/>
        </w:rPr>
        <w:t>第七章  附 则</w:t>
      </w:r>
      <w:bookmarkEnd w:id="10"/>
      <w:bookmarkEnd w:id="11"/>
    </w:p>
    <w:p w14:paraId="23C7846E">
      <w:pPr>
        <w:spacing w:line="600" w:lineRule="exact"/>
        <w:ind w:firstLine="420" w:firstLineChars="200"/>
        <w:rPr>
          <w:rFonts w:ascii="宋体" w:hAnsi="宋体"/>
          <w:kern w:val="0"/>
          <w:szCs w:val="21"/>
        </w:rPr>
      </w:pPr>
    </w:p>
    <w:p w14:paraId="3830332C">
      <w:pPr>
        <w:spacing w:line="600" w:lineRule="exact"/>
        <w:ind w:firstLine="420" w:firstLineChars="200"/>
        <w:rPr>
          <w:rFonts w:ascii="宋体" w:hAnsi="宋体"/>
          <w:szCs w:val="21"/>
        </w:rPr>
      </w:pPr>
      <w:r>
        <w:rPr>
          <w:rFonts w:hint="eastAsia" w:ascii="宋体" w:hAnsi="宋体"/>
          <w:szCs w:val="21"/>
        </w:rPr>
        <w:t>7.</w:t>
      </w:r>
      <w:r>
        <w:rPr>
          <w:rFonts w:ascii="宋体" w:hAnsi="宋体"/>
          <w:szCs w:val="21"/>
        </w:rPr>
        <w:t xml:space="preserve">1 </w:t>
      </w:r>
      <w:r>
        <w:rPr>
          <w:rFonts w:hint="eastAsia" w:ascii="宋体" w:hAnsi="宋体"/>
          <w:szCs w:val="21"/>
        </w:rPr>
        <w:t>如本经纪服务协议涉及甲乙双方权利义务的与甲、乙两方签订的</w:t>
      </w:r>
      <w:r>
        <w:rPr>
          <w:rFonts w:hint="eastAsia" w:ascii="宋体" w:hAnsi="宋体"/>
          <w:szCs w:val="21"/>
          <w:u w:val="single"/>
        </w:rPr>
        <w:t>基金合同</w:t>
      </w:r>
      <w:r>
        <w:rPr>
          <w:rFonts w:hint="eastAsia" w:ascii="宋体" w:hAnsi="宋体"/>
          <w:szCs w:val="21"/>
        </w:rPr>
        <w:t>有冲突之处的，以</w:t>
      </w:r>
      <w:r>
        <w:rPr>
          <w:rFonts w:hint="eastAsia" w:ascii="宋体" w:hAnsi="宋体"/>
          <w:szCs w:val="21"/>
          <w:u w:val="single"/>
        </w:rPr>
        <w:t>基金合同</w:t>
      </w:r>
      <w:r>
        <w:rPr>
          <w:rFonts w:hint="eastAsia" w:ascii="宋体" w:hAnsi="宋体"/>
          <w:szCs w:val="21"/>
        </w:rPr>
        <w:t>的规定为准；</w:t>
      </w:r>
      <w:r>
        <w:rPr>
          <w:rFonts w:hint="eastAsia" w:ascii="宋体" w:hAnsi="宋体"/>
          <w:szCs w:val="21"/>
          <w:u w:val="single"/>
        </w:rPr>
        <w:t>基金合同</w:t>
      </w:r>
      <w:r>
        <w:rPr>
          <w:rFonts w:hint="eastAsia" w:ascii="宋体" w:hAnsi="宋体"/>
          <w:szCs w:val="21"/>
        </w:rPr>
        <w:t>不涉及丙方权利义务的，丙方权利义务以本经纪服务协议为准。</w:t>
      </w:r>
    </w:p>
    <w:p w14:paraId="2C27F634">
      <w:pPr>
        <w:spacing w:line="600" w:lineRule="exact"/>
        <w:ind w:firstLine="420" w:firstLineChars="200"/>
        <w:rPr>
          <w:rFonts w:ascii="宋体" w:hAnsi="宋体"/>
          <w:szCs w:val="21"/>
        </w:rPr>
      </w:pPr>
      <w:r>
        <w:rPr>
          <w:rFonts w:hint="eastAsia" w:ascii="宋体" w:hAnsi="宋体"/>
          <w:szCs w:val="21"/>
        </w:rPr>
        <w:t>7.</w:t>
      </w:r>
      <w:r>
        <w:rPr>
          <w:rFonts w:ascii="宋体" w:hAnsi="宋体"/>
          <w:szCs w:val="21"/>
        </w:rPr>
        <w:t xml:space="preserve">2 </w:t>
      </w:r>
      <w:r>
        <w:rPr>
          <w:rFonts w:hint="eastAsia" w:ascii="宋体" w:hAnsi="宋体"/>
          <w:szCs w:val="21"/>
        </w:rPr>
        <w:t>本经纪服务协议自甲乙丙三方法定代表人/负责人或授权代表签字并加盖公章（或合同专用章）之日起生效。</w:t>
      </w:r>
    </w:p>
    <w:p w14:paraId="141CECDB">
      <w:pPr>
        <w:spacing w:line="600" w:lineRule="exact"/>
        <w:ind w:firstLine="420" w:firstLineChars="200"/>
        <w:rPr>
          <w:rFonts w:ascii="宋体" w:hAnsi="宋体"/>
          <w:szCs w:val="21"/>
        </w:rPr>
      </w:pPr>
      <w:r>
        <w:rPr>
          <w:rFonts w:hint="eastAsia" w:ascii="宋体" w:hAnsi="宋体"/>
          <w:szCs w:val="21"/>
        </w:rPr>
        <w:t>7.</w:t>
      </w:r>
      <w:r>
        <w:rPr>
          <w:rFonts w:ascii="宋体" w:hAnsi="宋体"/>
          <w:szCs w:val="21"/>
        </w:rPr>
        <w:t>3</w:t>
      </w:r>
      <w:r>
        <w:rPr>
          <w:rFonts w:hint="eastAsia" w:ascii="宋体" w:hAnsi="宋体"/>
          <w:szCs w:val="21"/>
        </w:rPr>
        <w:t>本经纪服务协议至</w:t>
      </w:r>
      <w:r>
        <w:rPr>
          <w:rFonts w:hint="eastAsia" w:ascii="宋体" w:hAnsi="宋体"/>
          <w:szCs w:val="21"/>
          <w:u w:val="single"/>
        </w:rPr>
        <w:t>基金合同</w:t>
      </w:r>
      <w:r>
        <w:rPr>
          <w:rFonts w:hint="eastAsia" w:ascii="宋体" w:hAnsi="宋体"/>
          <w:szCs w:val="21"/>
        </w:rPr>
        <w:t>的终止而终止；如在</w:t>
      </w:r>
      <w:r>
        <w:rPr>
          <w:rFonts w:hint="eastAsia" w:ascii="宋体" w:hAnsi="宋体"/>
          <w:szCs w:val="21"/>
          <w:u w:val="single"/>
        </w:rPr>
        <w:t>基金合同</w:t>
      </w:r>
      <w:r>
        <w:rPr>
          <w:rFonts w:hint="eastAsia" w:ascii="宋体" w:hAnsi="宋体"/>
          <w:szCs w:val="21"/>
        </w:rPr>
        <w:t>终止前，甲方经乙方同意提前撤销甲方在丙方所属证券营业部开立的证券资金账户、撤销证券账户和撤销份额持有账户（如有）、办理转保管的，则本协议自甲方办理撤销或销户或转户时终止，甲、乙、丙三方的权利义务随本协议终止而终止。</w:t>
      </w:r>
    </w:p>
    <w:p w14:paraId="34B7375F">
      <w:pPr>
        <w:spacing w:line="600" w:lineRule="exact"/>
        <w:ind w:firstLine="420" w:firstLineChars="200"/>
        <w:rPr>
          <w:rFonts w:ascii="宋体" w:hAnsi="宋体"/>
          <w:szCs w:val="21"/>
        </w:rPr>
      </w:pPr>
      <w:r>
        <w:rPr>
          <w:rFonts w:hint="eastAsia" w:ascii="宋体" w:hAnsi="宋体"/>
          <w:szCs w:val="21"/>
        </w:rPr>
        <w:t>7.</w:t>
      </w:r>
      <w:r>
        <w:rPr>
          <w:rFonts w:ascii="宋体" w:hAnsi="宋体"/>
          <w:szCs w:val="21"/>
        </w:rPr>
        <w:t xml:space="preserve">4 </w:t>
      </w:r>
      <w:r>
        <w:rPr>
          <w:rFonts w:hint="eastAsia" w:ascii="宋体" w:hAnsi="宋体"/>
          <w:szCs w:val="21"/>
        </w:rPr>
        <w:t>对于因本协议的订立、内容、履行和解释或与本协议有关的争议，协议当事人应尽量通过协商、调解途径解决。不愿或者不能通过协商、调解解决的，任何一方均有权将争议提交</w:t>
      </w:r>
      <w:r>
        <w:rPr>
          <w:rFonts w:hint="eastAsia" w:ascii="宋体" w:hAnsi="宋体"/>
          <w:sz w:val="22"/>
        </w:rPr>
        <w:t>深圳国际仲裁院（深圳仲裁委员会）</w:t>
      </w:r>
      <w:r>
        <w:rPr>
          <w:rFonts w:hint="eastAsia" w:ascii="宋体" w:hAnsi="宋体"/>
          <w:szCs w:val="21"/>
        </w:rPr>
        <w:t>，依据提交申请时该会现行有效的规则进行仲裁，仲裁地点为深圳，仲裁裁决是终局的，对各方有约束力。争议处理期间，协议当事人应恪守各自的职责，继续忠实、勤勉、尽责地履行本协议规定的义务，维护委托人的合法权益。</w:t>
      </w:r>
    </w:p>
    <w:p w14:paraId="73D3F89F">
      <w:pPr>
        <w:spacing w:line="600" w:lineRule="exact"/>
        <w:ind w:firstLine="420" w:firstLineChars="200"/>
        <w:rPr>
          <w:rFonts w:ascii="宋体" w:hAnsi="宋体"/>
          <w:szCs w:val="21"/>
        </w:rPr>
      </w:pPr>
      <w:r>
        <w:rPr>
          <w:rFonts w:hint="eastAsia" w:ascii="宋体" w:hAnsi="宋体"/>
          <w:szCs w:val="21"/>
        </w:rPr>
        <w:t>7</w:t>
      </w:r>
      <w:r>
        <w:rPr>
          <w:rFonts w:ascii="宋体" w:hAnsi="宋体"/>
          <w:szCs w:val="21"/>
        </w:rPr>
        <w:t xml:space="preserve">.5 </w:t>
      </w:r>
      <w:r>
        <w:rPr>
          <w:rFonts w:hint="eastAsia" w:ascii="宋体" w:hAnsi="宋体"/>
          <w:szCs w:val="21"/>
        </w:rPr>
        <w:t>本协议一式叁份，甲、乙、丙各执壹份，均为正本，具有同等的法律效力。</w:t>
      </w:r>
    </w:p>
    <w:p w14:paraId="25F5E60C">
      <w:pPr>
        <w:spacing w:line="600" w:lineRule="exact"/>
        <w:ind w:firstLine="420" w:firstLineChars="200"/>
        <w:rPr>
          <w:rFonts w:ascii="宋体" w:hAnsi="宋体"/>
          <w:szCs w:val="21"/>
        </w:rPr>
      </w:pPr>
    </w:p>
    <w:p w14:paraId="65871E9E">
      <w:pPr>
        <w:spacing w:line="600" w:lineRule="exact"/>
        <w:ind w:firstLine="420" w:firstLineChars="200"/>
        <w:rPr>
          <w:rFonts w:ascii="宋体" w:hAnsi="宋体"/>
          <w:szCs w:val="21"/>
        </w:rPr>
      </w:pPr>
    </w:p>
    <w:p w14:paraId="0BAE7F73">
      <w:pPr>
        <w:spacing w:line="600" w:lineRule="exact"/>
        <w:ind w:firstLine="420" w:firstLineChars="200"/>
        <w:rPr>
          <w:rFonts w:ascii="宋体" w:hAnsi="宋体"/>
          <w:szCs w:val="21"/>
        </w:rPr>
      </w:pPr>
    </w:p>
    <w:p w14:paraId="405C0F68">
      <w:pPr>
        <w:spacing w:line="600" w:lineRule="exact"/>
        <w:ind w:firstLine="420" w:firstLineChars="200"/>
        <w:rPr>
          <w:rFonts w:ascii="宋体" w:hAnsi="宋体"/>
          <w:szCs w:val="21"/>
        </w:rPr>
      </w:pPr>
    </w:p>
    <w:p w14:paraId="26C7DE34">
      <w:pPr>
        <w:spacing w:line="600" w:lineRule="exact"/>
        <w:ind w:firstLine="420" w:firstLineChars="200"/>
        <w:rPr>
          <w:rFonts w:ascii="宋体" w:hAnsi="宋体"/>
          <w:szCs w:val="21"/>
        </w:rPr>
      </w:pPr>
    </w:p>
    <w:p w14:paraId="5CA42710">
      <w:pPr>
        <w:spacing w:line="600" w:lineRule="exact"/>
        <w:ind w:firstLine="420" w:firstLineChars="200"/>
        <w:rPr>
          <w:rFonts w:ascii="宋体" w:hAnsi="宋体"/>
          <w:szCs w:val="21"/>
        </w:rPr>
      </w:pPr>
    </w:p>
    <w:p w14:paraId="207B772B">
      <w:pPr>
        <w:spacing w:line="600" w:lineRule="exact"/>
        <w:ind w:firstLine="420" w:firstLineChars="200"/>
        <w:rPr>
          <w:rFonts w:ascii="宋体" w:hAnsi="宋体"/>
          <w:szCs w:val="21"/>
        </w:rPr>
      </w:pPr>
    </w:p>
    <w:p w14:paraId="3B9764BE">
      <w:pPr>
        <w:spacing w:line="600" w:lineRule="exact"/>
        <w:ind w:firstLine="420" w:firstLineChars="200"/>
        <w:rPr>
          <w:rFonts w:ascii="宋体" w:hAnsi="宋体"/>
          <w:szCs w:val="21"/>
        </w:rPr>
      </w:pPr>
    </w:p>
    <w:p w14:paraId="3A00A8BD">
      <w:pPr>
        <w:spacing w:line="600" w:lineRule="exact"/>
        <w:ind w:firstLine="420" w:firstLineChars="200"/>
        <w:rPr>
          <w:rFonts w:ascii="宋体" w:hAnsi="宋体"/>
          <w:szCs w:val="21"/>
        </w:rPr>
      </w:pPr>
    </w:p>
    <w:p w14:paraId="46561AB9">
      <w:pPr>
        <w:spacing w:line="600" w:lineRule="exact"/>
        <w:ind w:firstLine="420" w:firstLineChars="200"/>
        <w:rPr>
          <w:rFonts w:ascii="宋体" w:hAnsi="宋体"/>
          <w:szCs w:val="21"/>
        </w:rPr>
      </w:pPr>
    </w:p>
    <w:p w14:paraId="704C10A8">
      <w:pPr>
        <w:spacing w:line="600" w:lineRule="exact"/>
        <w:ind w:firstLine="420" w:firstLineChars="200"/>
        <w:rPr>
          <w:rFonts w:ascii="宋体" w:hAnsi="宋体"/>
          <w:szCs w:val="21"/>
        </w:rPr>
      </w:pPr>
    </w:p>
    <w:p w14:paraId="3127FAFD">
      <w:pPr>
        <w:spacing w:line="600" w:lineRule="exact"/>
        <w:ind w:firstLine="420" w:firstLineChars="200"/>
        <w:rPr>
          <w:rFonts w:ascii="宋体" w:hAnsi="宋体"/>
          <w:szCs w:val="21"/>
        </w:rPr>
      </w:pPr>
    </w:p>
    <w:p w14:paraId="65D47C6C">
      <w:pPr>
        <w:spacing w:line="600" w:lineRule="exact"/>
        <w:ind w:firstLine="420" w:firstLineChars="200"/>
        <w:rPr>
          <w:rFonts w:ascii="宋体" w:hAnsi="宋体"/>
          <w:szCs w:val="21"/>
        </w:rPr>
      </w:pPr>
    </w:p>
    <w:p w14:paraId="23B62423">
      <w:pPr>
        <w:spacing w:line="600" w:lineRule="exact"/>
        <w:ind w:firstLine="420" w:firstLineChars="200"/>
        <w:rPr>
          <w:rFonts w:ascii="宋体" w:hAnsi="宋体"/>
          <w:szCs w:val="21"/>
        </w:rPr>
      </w:pPr>
    </w:p>
    <w:p w14:paraId="1D951195">
      <w:pPr>
        <w:spacing w:line="600" w:lineRule="exact"/>
        <w:ind w:firstLine="420" w:firstLineChars="200"/>
        <w:rPr>
          <w:rFonts w:ascii="宋体" w:hAnsi="宋体"/>
          <w:szCs w:val="21"/>
        </w:rPr>
      </w:pPr>
    </w:p>
    <w:p w14:paraId="7AD043D0">
      <w:pPr>
        <w:spacing w:line="600" w:lineRule="exact"/>
        <w:ind w:firstLine="420" w:firstLineChars="200"/>
        <w:rPr>
          <w:rFonts w:ascii="宋体" w:hAnsi="宋体"/>
          <w:szCs w:val="21"/>
        </w:rPr>
      </w:pPr>
    </w:p>
    <w:p w14:paraId="22C675BB">
      <w:pPr>
        <w:spacing w:line="600" w:lineRule="exact"/>
        <w:ind w:firstLine="422" w:firstLineChars="200"/>
        <w:rPr>
          <w:rFonts w:ascii="宋体" w:hAnsi="宋体"/>
          <w:b/>
          <w:szCs w:val="21"/>
        </w:rPr>
      </w:pPr>
      <w:r>
        <w:rPr>
          <w:rFonts w:hint="eastAsia" w:ascii="宋体" w:hAnsi="宋体"/>
          <w:b/>
          <w:szCs w:val="21"/>
        </w:rPr>
        <w:t>（本页签署页）</w:t>
      </w:r>
    </w:p>
    <w:p w14:paraId="329F4174">
      <w:pPr>
        <w:spacing w:line="360" w:lineRule="auto"/>
        <w:ind w:firstLine="422" w:firstLineChars="200"/>
        <w:rPr>
          <w:rFonts w:ascii="宋体" w:hAnsi="宋体"/>
          <w:b/>
          <w:szCs w:val="21"/>
        </w:rPr>
      </w:pPr>
    </w:p>
    <w:p w14:paraId="229ED3A9">
      <w:pPr>
        <w:spacing w:line="360" w:lineRule="auto"/>
        <w:ind w:firstLine="422" w:firstLineChars="200"/>
        <w:rPr>
          <w:rFonts w:ascii="宋体" w:hAnsi="宋体"/>
          <w:b/>
          <w:szCs w:val="21"/>
        </w:rPr>
      </w:pPr>
    </w:p>
    <w:p w14:paraId="422AD00A">
      <w:pPr>
        <w:spacing w:line="360" w:lineRule="auto"/>
        <w:ind w:firstLine="422" w:firstLineChars="200"/>
        <w:rPr>
          <w:rFonts w:ascii="宋体" w:hAnsi="宋体"/>
          <w:b/>
          <w:szCs w:val="21"/>
        </w:rPr>
      </w:pPr>
      <w:r>
        <w:rPr>
          <w:rFonts w:hint="eastAsia" w:ascii="宋体" w:hAnsi="宋体"/>
          <w:b/>
          <w:szCs w:val="21"/>
        </w:rPr>
        <w:t>甲方：（</w:t>
      </w:r>
      <w:r>
        <w:rPr>
          <w:rFonts w:hint="eastAsia" w:ascii="宋体" w:hAnsi="宋体"/>
          <w:b/>
          <w:szCs w:val="21"/>
          <w:u w:val="single"/>
        </w:rPr>
        <w:t>基金管理人</w:t>
      </w:r>
      <w:r>
        <w:rPr>
          <w:rFonts w:hint="eastAsia" w:ascii="宋体" w:hAnsi="宋体"/>
          <w:b/>
          <w:szCs w:val="21"/>
        </w:rPr>
        <w:t xml:space="preserve">） </w:t>
      </w:r>
      <w:r>
        <w:rPr>
          <w:rFonts w:hint="eastAsia" w:ascii="宋体" w:hAnsi="宋体"/>
          <w:b/>
          <w:szCs w:val="21"/>
          <w:highlight w:val="yellow"/>
          <w:lang w:val="en-US" w:eastAsia="zh-CN"/>
        </w:rPr>
        <w:t>北京信汇泉私募基金</w:t>
      </w:r>
      <w:r>
        <w:rPr>
          <w:rFonts w:hint="eastAsia" w:ascii="宋体" w:hAnsi="宋体"/>
          <w:b/>
          <w:szCs w:val="21"/>
          <w:highlight w:val="yellow"/>
        </w:rPr>
        <w:t>管理有限公司</w:t>
      </w:r>
      <w:r>
        <w:rPr>
          <w:rFonts w:hint="eastAsia" w:ascii="宋体" w:hAnsi="宋体"/>
          <w:b/>
          <w:szCs w:val="21"/>
        </w:rPr>
        <w:t>（盖章）</w:t>
      </w:r>
    </w:p>
    <w:p w14:paraId="7F7BDAB5">
      <w:pPr>
        <w:spacing w:line="360" w:lineRule="auto"/>
        <w:ind w:firstLine="420" w:firstLineChars="200"/>
        <w:rPr>
          <w:rFonts w:ascii="宋体" w:hAnsi="宋体"/>
          <w:szCs w:val="21"/>
        </w:rPr>
      </w:pPr>
    </w:p>
    <w:p w14:paraId="4D82521B">
      <w:pPr>
        <w:spacing w:line="360" w:lineRule="auto"/>
        <w:ind w:firstLine="420" w:firstLineChars="200"/>
        <w:rPr>
          <w:rFonts w:ascii="宋体" w:hAnsi="宋体"/>
          <w:szCs w:val="21"/>
        </w:rPr>
      </w:pPr>
    </w:p>
    <w:p w14:paraId="1B94B57F">
      <w:pPr>
        <w:spacing w:line="360" w:lineRule="auto"/>
        <w:ind w:firstLine="420" w:firstLineChars="200"/>
        <w:rPr>
          <w:rFonts w:ascii="宋体" w:hAnsi="宋体"/>
          <w:szCs w:val="21"/>
        </w:rPr>
      </w:pPr>
      <w:r>
        <w:rPr>
          <w:rFonts w:hint="eastAsia" w:ascii="宋体" w:hAnsi="宋体"/>
          <w:szCs w:val="21"/>
        </w:rPr>
        <w:t xml:space="preserve">法定代表人或授权代表：          </w:t>
      </w:r>
      <w:r>
        <w:rPr>
          <w:rFonts w:ascii="宋体" w:hAnsi="宋体"/>
          <w:szCs w:val="21"/>
        </w:rPr>
        <w:t xml:space="preserve">  </w:t>
      </w:r>
      <w:r>
        <w:rPr>
          <w:rFonts w:hint="eastAsia" w:ascii="宋体" w:hAnsi="宋体"/>
          <w:szCs w:val="21"/>
        </w:rPr>
        <w:t>（签章）</w:t>
      </w:r>
    </w:p>
    <w:p w14:paraId="33037AE4">
      <w:pPr>
        <w:spacing w:line="360" w:lineRule="auto"/>
        <w:ind w:firstLine="420" w:firstLineChars="200"/>
        <w:rPr>
          <w:rFonts w:ascii="宋体" w:hAnsi="宋体"/>
          <w:szCs w:val="21"/>
        </w:rPr>
      </w:pPr>
      <w:r>
        <w:rPr>
          <w:rFonts w:hint="eastAsia" w:ascii="宋体" w:hAnsi="宋体"/>
          <w:szCs w:val="21"/>
        </w:rPr>
        <w:t>日期：20</w:t>
      </w:r>
      <w:r>
        <w:rPr>
          <w:rFonts w:ascii="宋体" w:hAnsi="宋体"/>
          <w:szCs w:val="21"/>
        </w:rPr>
        <w:t xml:space="preserve"> </w:t>
      </w:r>
      <w:r>
        <w:rPr>
          <w:rFonts w:hint="eastAsia" w:ascii="宋体" w:hAnsi="宋体"/>
          <w:szCs w:val="21"/>
        </w:rPr>
        <w:t xml:space="preserve"> 年  月   日</w:t>
      </w:r>
    </w:p>
    <w:p w14:paraId="278E47AF">
      <w:pPr>
        <w:spacing w:line="360" w:lineRule="auto"/>
        <w:ind w:firstLine="420" w:firstLineChars="200"/>
        <w:rPr>
          <w:rFonts w:ascii="宋体" w:hAnsi="宋体"/>
          <w:szCs w:val="21"/>
        </w:rPr>
      </w:pPr>
    </w:p>
    <w:p w14:paraId="1860C9A9">
      <w:pPr>
        <w:spacing w:line="360" w:lineRule="auto"/>
        <w:ind w:firstLine="420" w:firstLineChars="200"/>
        <w:rPr>
          <w:rFonts w:ascii="宋体" w:hAnsi="宋体"/>
          <w:szCs w:val="21"/>
        </w:rPr>
      </w:pPr>
    </w:p>
    <w:p w14:paraId="54251E01">
      <w:pPr>
        <w:spacing w:line="360" w:lineRule="auto"/>
        <w:ind w:firstLine="422" w:firstLineChars="200"/>
        <w:rPr>
          <w:rFonts w:ascii="宋体" w:hAnsi="宋体"/>
          <w:b/>
          <w:szCs w:val="21"/>
        </w:rPr>
      </w:pPr>
    </w:p>
    <w:p w14:paraId="2EFCDC63">
      <w:pPr>
        <w:spacing w:line="360" w:lineRule="auto"/>
        <w:ind w:firstLine="422" w:firstLineChars="200"/>
        <w:rPr>
          <w:rFonts w:ascii="宋体" w:hAnsi="宋体"/>
          <w:b/>
          <w:szCs w:val="21"/>
        </w:rPr>
      </w:pPr>
      <w:r>
        <w:rPr>
          <w:rFonts w:hint="eastAsia" w:ascii="宋体" w:hAnsi="宋体"/>
          <w:b/>
          <w:szCs w:val="21"/>
        </w:rPr>
        <w:t>乙方：（</w:t>
      </w:r>
      <w:r>
        <w:rPr>
          <w:rFonts w:hint="eastAsia" w:ascii="宋体" w:hAnsi="宋体"/>
          <w:b/>
          <w:szCs w:val="21"/>
          <w:u w:val="single"/>
        </w:rPr>
        <w:t>基金托管人</w:t>
      </w:r>
      <w:r>
        <w:rPr>
          <w:rFonts w:hint="eastAsia" w:ascii="宋体" w:hAnsi="宋体"/>
          <w:b/>
          <w:szCs w:val="21"/>
        </w:rPr>
        <w:t>）招商证券股份有限公司（盖章）</w:t>
      </w:r>
    </w:p>
    <w:p w14:paraId="359F9B81">
      <w:pPr>
        <w:spacing w:line="360" w:lineRule="auto"/>
        <w:ind w:firstLine="420" w:firstLineChars="200"/>
        <w:rPr>
          <w:rFonts w:ascii="宋体" w:hAnsi="宋体"/>
          <w:szCs w:val="21"/>
        </w:rPr>
      </w:pPr>
    </w:p>
    <w:p w14:paraId="471D8006">
      <w:pPr>
        <w:spacing w:line="360" w:lineRule="auto"/>
        <w:ind w:firstLine="420" w:firstLineChars="200"/>
        <w:rPr>
          <w:rFonts w:ascii="宋体" w:hAnsi="宋体"/>
          <w:szCs w:val="21"/>
        </w:rPr>
      </w:pPr>
    </w:p>
    <w:p w14:paraId="51C5500D">
      <w:pPr>
        <w:spacing w:line="360" w:lineRule="auto"/>
        <w:ind w:firstLine="420" w:firstLineChars="200"/>
        <w:rPr>
          <w:rFonts w:ascii="宋体" w:hAnsi="宋体"/>
          <w:szCs w:val="21"/>
        </w:rPr>
      </w:pPr>
      <w:r>
        <w:rPr>
          <w:rFonts w:hint="eastAsia" w:ascii="宋体" w:hAnsi="宋体"/>
          <w:szCs w:val="21"/>
        </w:rPr>
        <w:t xml:space="preserve">负责人或授权代表：           </w:t>
      </w:r>
      <w:r>
        <w:rPr>
          <w:rFonts w:ascii="宋体" w:hAnsi="宋体"/>
          <w:szCs w:val="21"/>
        </w:rPr>
        <w:t xml:space="preserve">     </w:t>
      </w:r>
      <w:r>
        <w:rPr>
          <w:rFonts w:hint="eastAsia" w:ascii="宋体" w:hAnsi="宋体"/>
          <w:szCs w:val="21"/>
        </w:rPr>
        <w:t>（签章）</w:t>
      </w:r>
    </w:p>
    <w:p w14:paraId="199CF5D1">
      <w:pPr>
        <w:spacing w:line="360" w:lineRule="auto"/>
        <w:ind w:firstLine="420" w:firstLineChars="200"/>
        <w:rPr>
          <w:rFonts w:ascii="宋体" w:hAnsi="宋体"/>
          <w:szCs w:val="21"/>
        </w:rPr>
      </w:pPr>
      <w:r>
        <w:rPr>
          <w:rFonts w:hint="eastAsia" w:ascii="宋体" w:hAnsi="宋体"/>
          <w:szCs w:val="21"/>
        </w:rPr>
        <w:t>日期：20  年  月  日</w:t>
      </w:r>
    </w:p>
    <w:p w14:paraId="358F0667">
      <w:pPr>
        <w:spacing w:line="360" w:lineRule="auto"/>
        <w:ind w:firstLine="420" w:firstLineChars="200"/>
        <w:rPr>
          <w:rFonts w:ascii="宋体" w:hAnsi="宋体"/>
          <w:szCs w:val="21"/>
        </w:rPr>
      </w:pPr>
    </w:p>
    <w:p w14:paraId="4AF56F17">
      <w:pPr>
        <w:spacing w:line="360" w:lineRule="auto"/>
        <w:ind w:firstLine="420" w:firstLineChars="200"/>
        <w:rPr>
          <w:rFonts w:ascii="宋体" w:hAnsi="宋体"/>
          <w:szCs w:val="21"/>
        </w:rPr>
      </w:pPr>
    </w:p>
    <w:p w14:paraId="44B39EBF">
      <w:pPr>
        <w:spacing w:line="360" w:lineRule="auto"/>
        <w:ind w:firstLine="420" w:firstLineChars="200"/>
        <w:rPr>
          <w:rFonts w:ascii="宋体" w:hAnsi="宋体"/>
          <w:szCs w:val="21"/>
        </w:rPr>
      </w:pPr>
    </w:p>
    <w:p w14:paraId="39DDD39D">
      <w:pPr>
        <w:spacing w:line="360" w:lineRule="auto"/>
        <w:ind w:firstLine="422" w:firstLineChars="200"/>
        <w:rPr>
          <w:rFonts w:ascii="宋体" w:hAnsi="宋体"/>
          <w:b/>
          <w:szCs w:val="21"/>
        </w:rPr>
      </w:pPr>
      <w:r>
        <w:rPr>
          <w:rFonts w:hint="eastAsia" w:ascii="宋体" w:hAnsi="宋体"/>
          <w:b/>
          <w:szCs w:val="21"/>
        </w:rPr>
        <w:t>丙方：（</w:t>
      </w:r>
      <w:r>
        <w:rPr>
          <w:rFonts w:hint="eastAsia" w:ascii="宋体" w:hAnsi="宋体"/>
          <w:b/>
          <w:szCs w:val="21"/>
          <w:u w:val="single"/>
        </w:rPr>
        <w:t>证券经纪机构</w:t>
      </w:r>
      <w:r>
        <w:rPr>
          <w:rFonts w:hint="eastAsia" w:ascii="宋体" w:hAnsi="宋体"/>
          <w:b/>
          <w:szCs w:val="21"/>
        </w:rPr>
        <w:t xml:space="preserve">） </w:t>
      </w:r>
      <w:r>
        <w:rPr>
          <w:rFonts w:hint="eastAsia" w:ascii="宋体" w:hAnsi="宋体"/>
          <w:b/>
          <w:szCs w:val="21"/>
          <w:highlight w:val="yellow"/>
        </w:rPr>
        <w:t>XX证券股份有限公司XX营业部</w:t>
      </w:r>
      <w:r>
        <w:rPr>
          <w:rFonts w:hint="eastAsia" w:ascii="宋体" w:hAnsi="宋体"/>
          <w:b/>
          <w:szCs w:val="21"/>
        </w:rPr>
        <w:t>（盖章）</w:t>
      </w:r>
    </w:p>
    <w:p w14:paraId="0E0BF9CB">
      <w:pPr>
        <w:spacing w:line="360" w:lineRule="auto"/>
        <w:ind w:firstLine="420" w:firstLineChars="200"/>
        <w:rPr>
          <w:rFonts w:ascii="宋体" w:hAnsi="宋体"/>
          <w:szCs w:val="21"/>
        </w:rPr>
      </w:pPr>
    </w:p>
    <w:p w14:paraId="7C7A865B">
      <w:pPr>
        <w:spacing w:line="360" w:lineRule="auto"/>
        <w:ind w:firstLine="420" w:firstLineChars="200"/>
        <w:rPr>
          <w:rFonts w:ascii="宋体" w:hAnsi="宋体"/>
          <w:b/>
          <w:szCs w:val="21"/>
        </w:rPr>
      </w:pPr>
      <w:r>
        <w:rPr>
          <w:rFonts w:hint="eastAsia" w:ascii="宋体" w:hAnsi="宋体"/>
          <w:szCs w:val="21"/>
        </w:rPr>
        <w:t xml:space="preserve">        </w:t>
      </w:r>
    </w:p>
    <w:p w14:paraId="0381584F">
      <w:pPr>
        <w:spacing w:line="360" w:lineRule="auto"/>
        <w:ind w:firstLine="420" w:firstLineChars="200"/>
        <w:rPr>
          <w:rFonts w:ascii="宋体" w:hAnsi="宋体"/>
          <w:szCs w:val="21"/>
        </w:rPr>
      </w:pPr>
    </w:p>
    <w:p w14:paraId="14257CEF">
      <w:pPr>
        <w:spacing w:line="360" w:lineRule="auto"/>
        <w:ind w:firstLine="420" w:firstLineChars="200"/>
        <w:rPr>
          <w:rFonts w:ascii="宋体" w:hAnsi="宋体"/>
          <w:szCs w:val="21"/>
        </w:rPr>
      </w:pPr>
      <w:r>
        <w:rPr>
          <w:rFonts w:hint="eastAsia" w:ascii="宋体" w:hAnsi="宋体"/>
          <w:szCs w:val="21"/>
        </w:rPr>
        <w:t xml:space="preserve">法定代表人或授权代表：         </w:t>
      </w:r>
      <w:r>
        <w:rPr>
          <w:rFonts w:ascii="宋体" w:hAnsi="宋体"/>
          <w:szCs w:val="21"/>
        </w:rPr>
        <w:t xml:space="preserve">   </w:t>
      </w:r>
      <w:r>
        <w:rPr>
          <w:rFonts w:hint="eastAsia" w:ascii="宋体" w:hAnsi="宋体"/>
          <w:szCs w:val="21"/>
        </w:rPr>
        <w:t>（签章）</w:t>
      </w:r>
    </w:p>
    <w:p w14:paraId="7D369312">
      <w:pPr>
        <w:spacing w:line="360" w:lineRule="auto"/>
        <w:ind w:firstLine="420" w:firstLineChars="200"/>
        <w:rPr>
          <w:rFonts w:ascii="宋体" w:hAnsi="宋体"/>
          <w:szCs w:val="21"/>
        </w:rPr>
      </w:pPr>
      <w:r>
        <w:rPr>
          <w:rFonts w:hint="eastAsia" w:ascii="宋体" w:hAnsi="宋体"/>
          <w:szCs w:val="21"/>
        </w:rPr>
        <w:t>日期：20</w:t>
      </w:r>
      <w:r>
        <w:rPr>
          <w:rFonts w:ascii="宋体" w:hAnsi="宋体"/>
          <w:szCs w:val="21"/>
        </w:rPr>
        <w:t xml:space="preserve">  </w:t>
      </w:r>
      <w:r>
        <w:rPr>
          <w:rFonts w:hint="eastAsia" w:ascii="宋体" w:hAnsi="宋体"/>
          <w:szCs w:val="21"/>
        </w:rPr>
        <w:t>年  月  日</w:t>
      </w:r>
    </w:p>
    <w:p w14:paraId="31B506DC">
      <w:pPr>
        <w:spacing w:line="360" w:lineRule="auto"/>
        <w:ind w:firstLine="420" w:firstLineChars="200"/>
        <w:rPr>
          <w:rFonts w:ascii="宋体" w:hAnsi="宋体"/>
          <w:b/>
          <w:kern w:val="0"/>
          <w:szCs w:val="21"/>
        </w:rPr>
      </w:pPr>
      <w:r>
        <w:rPr>
          <w:rFonts w:hint="eastAsia" w:ascii="宋体" w:hAnsi="宋体"/>
          <w:szCs w:val="21"/>
        </w:rPr>
        <w:br w:type="page"/>
      </w:r>
    </w:p>
    <w:p w14:paraId="08D5005D">
      <w:pPr>
        <w:spacing w:line="360" w:lineRule="auto"/>
        <w:jc w:val="left"/>
        <w:rPr>
          <w:rFonts w:ascii="宋体" w:hAnsi="宋体"/>
          <w:b/>
          <w:kern w:val="0"/>
          <w:szCs w:val="21"/>
        </w:rPr>
      </w:pPr>
      <w:r>
        <w:rPr>
          <w:rFonts w:hint="eastAsia" w:ascii="宋体" w:hAnsi="宋体"/>
          <w:b/>
          <w:kern w:val="0"/>
          <w:szCs w:val="21"/>
        </w:rPr>
        <w:t>附件一：</w:t>
      </w:r>
    </w:p>
    <w:p w14:paraId="6E7BAC79">
      <w:pPr>
        <w:spacing w:before="120" w:line="400" w:lineRule="exact"/>
        <w:jc w:val="center"/>
        <w:rPr>
          <w:rFonts w:ascii="黑体" w:hAnsi="黑体" w:eastAsia="黑体"/>
          <w:sz w:val="24"/>
          <w:highlight w:val="yellow"/>
          <w:u w:val="single"/>
        </w:rPr>
      </w:pPr>
      <w:commentRangeStart w:id="7"/>
      <w:bookmarkStart w:id="12" w:name="_Toc215288194"/>
      <w:r>
        <w:rPr>
          <w:rFonts w:hint="eastAsia" w:ascii="黑体" w:hAnsi="黑体" w:eastAsia="黑体"/>
          <w:b/>
          <w:bCs/>
          <w:sz w:val="24"/>
          <w:highlight w:val="yellow"/>
        </w:rPr>
        <w:t>甲方业务联系表</w:t>
      </w:r>
      <w:commentRangeEnd w:id="7"/>
      <w:r>
        <w:rPr>
          <w:rStyle w:val="37"/>
        </w:rPr>
        <w:commentReference w:id="7"/>
      </w:r>
    </w:p>
    <w:p w14:paraId="1994A31B">
      <w:pPr>
        <w:spacing w:line="360" w:lineRule="auto"/>
        <w:ind w:firstLine="420" w:firstLineChars="200"/>
        <w:rPr>
          <w:rFonts w:ascii="宋体" w:hAnsi="宋体"/>
          <w:szCs w:val="21"/>
          <w:highlight w:val="yellow"/>
        </w:rPr>
      </w:pPr>
    </w:p>
    <w:p w14:paraId="7642141A">
      <w:pPr>
        <w:spacing w:line="360" w:lineRule="auto"/>
        <w:ind w:firstLine="4725" w:firstLineChars="2250"/>
        <w:rPr>
          <w:rFonts w:ascii="宋体" w:hAnsi="宋体"/>
          <w:szCs w:val="21"/>
          <w:highlight w:val="yellow"/>
        </w:rPr>
      </w:pPr>
    </w:p>
    <w:tbl>
      <w:tblPr>
        <w:tblStyle w:val="3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850"/>
        <w:gridCol w:w="2268"/>
        <w:gridCol w:w="1559"/>
        <w:gridCol w:w="1602"/>
        <w:gridCol w:w="1620"/>
      </w:tblGrid>
      <w:tr w14:paraId="584E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600A2CB8">
            <w:pPr>
              <w:spacing w:line="360" w:lineRule="auto"/>
              <w:jc w:val="center"/>
              <w:rPr>
                <w:rFonts w:ascii="宋体" w:hAnsi="宋体"/>
                <w:szCs w:val="21"/>
                <w:highlight w:val="yellow"/>
              </w:rPr>
            </w:pPr>
            <w:r>
              <w:rPr>
                <w:rFonts w:hint="eastAsia" w:ascii="宋体" w:hAnsi="宋体"/>
                <w:szCs w:val="21"/>
                <w:highlight w:val="yellow"/>
              </w:rPr>
              <w:t>岗位</w:t>
            </w:r>
          </w:p>
        </w:tc>
        <w:tc>
          <w:tcPr>
            <w:tcW w:w="850" w:type="dxa"/>
            <w:vAlign w:val="center"/>
          </w:tcPr>
          <w:p w14:paraId="016271AE">
            <w:pPr>
              <w:spacing w:line="360" w:lineRule="auto"/>
              <w:jc w:val="center"/>
              <w:rPr>
                <w:rFonts w:ascii="宋体" w:hAnsi="宋体"/>
                <w:szCs w:val="21"/>
                <w:highlight w:val="yellow"/>
              </w:rPr>
            </w:pPr>
            <w:r>
              <w:rPr>
                <w:rFonts w:hint="eastAsia" w:ascii="宋体" w:hAnsi="宋体"/>
                <w:szCs w:val="21"/>
                <w:highlight w:val="yellow"/>
              </w:rPr>
              <w:t>姓名</w:t>
            </w:r>
          </w:p>
        </w:tc>
        <w:tc>
          <w:tcPr>
            <w:tcW w:w="2268" w:type="dxa"/>
            <w:vAlign w:val="center"/>
          </w:tcPr>
          <w:p w14:paraId="38AFC3BA">
            <w:pPr>
              <w:spacing w:line="360" w:lineRule="auto"/>
              <w:jc w:val="center"/>
              <w:rPr>
                <w:rFonts w:ascii="宋体" w:hAnsi="宋体"/>
                <w:szCs w:val="21"/>
                <w:highlight w:val="yellow"/>
              </w:rPr>
            </w:pPr>
            <w:r>
              <w:rPr>
                <w:rFonts w:hint="eastAsia" w:ascii="宋体" w:hAnsi="宋体"/>
                <w:szCs w:val="21"/>
                <w:highlight w:val="yellow"/>
              </w:rPr>
              <w:t>电子邮件</w:t>
            </w:r>
          </w:p>
        </w:tc>
        <w:tc>
          <w:tcPr>
            <w:tcW w:w="1559" w:type="dxa"/>
            <w:vAlign w:val="center"/>
          </w:tcPr>
          <w:p w14:paraId="49F49428">
            <w:pPr>
              <w:spacing w:line="360" w:lineRule="auto"/>
              <w:jc w:val="center"/>
              <w:rPr>
                <w:rFonts w:ascii="宋体" w:hAnsi="宋体"/>
                <w:szCs w:val="21"/>
                <w:highlight w:val="yellow"/>
              </w:rPr>
            </w:pPr>
            <w:r>
              <w:rPr>
                <w:rFonts w:hint="eastAsia" w:ascii="宋体" w:hAnsi="宋体"/>
                <w:szCs w:val="21"/>
                <w:highlight w:val="yellow"/>
              </w:rPr>
              <w:t>分机</w:t>
            </w:r>
          </w:p>
        </w:tc>
        <w:tc>
          <w:tcPr>
            <w:tcW w:w="1602" w:type="dxa"/>
            <w:vAlign w:val="center"/>
          </w:tcPr>
          <w:p w14:paraId="46E4A2D0">
            <w:pPr>
              <w:spacing w:line="360" w:lineRule="auto"/>
              <w:jc w:val="center"/>
              <w:rPr>
                <w:rFonts w:ascii="宋体" w:hAnsi="宋体"/>
                <w:szCs w:val="21"/>
                <w:highlight w:val="yellow"/>
              </w:rPr>
            </w:pPr>
            <w:r>
              <w:rPr>
                <w:rFonts w:hint="eastAsia" w:ascii="宋体" w:hAnsi="宋体"/>
                <w:szCs w:val="21"/>
                <w:highlight w:val="yellow"/>
              </w:rPr>
              <w:t>传真电话</w:t>
            </w:r>
          </w:p>
        </w:tc>
        <w:tc>
          <w:tcPr>
            <w:tcW w:w="1620" w:type="dxa"/>
            <w:vAlign w:val="center"/>
          </w:tcPr>
          <w:p w14:paraId="4C46EF10">
            <w:pPr>
              <w:spacing w:line="360" w:lineRule="auto"/>
              <w:jc w:val="center"/>
              <w:rPr>
                <w:rFonts w:ascii="宋体" w:hAnsi="宋体"/>
                <w:szCs w:val="21"/>
                <w:highlight w:val="yellow"/>
              </w:rPr>
            </w:pPr>
            <w:r>
              <w:rPr>
                <w:rFonts w:hint="eastAsia" w:ascii="宋体" w:hAnsi="宋体"/>
                <w:szCs w:val="21"/>
                <w:highlight w:val="yellow"/>
              </w:rPr>
              <w:t>手机</w:t>
            </w:r>
          </w:p>
        </w:tc>
      </w:tr>
      <w:tr w14:paraId="3AC2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1" w:type="dxa"/>
            <w:shd w:val="clear"/>
            <w:vAlign w:val="center"/>
          </w:tcPr>
          <w:p w14:paraId="44BE72E5">
            <w:pPr>
              <w:spacing w:line="360" w:lineRule="auto"/>
              <w:rPr>
                <w:rFonts w:hint="default" w:ascii="宋体" w:hAnsi="宋体" w:eastAsia="宋体" w:cs="Times New Roman"/>
                <w:kern w:val="2"/>
                <w:sz w:val="21"/>
                <w:szCs w:val="21"/>
                <w:highlight w:val="none"/>
                <w:lang w:val="en-US" w:eastAsia="zh-CN" w:bidi="ar-SA"/>
              </w:rPr>
            </w:pPr>
            <w:r>
              <w:rPr>
                <w:rFonts w:hint="eastAsia" w:ascii="宋体" w:hAnsi="宋体"/>
                <w:szCs w:val="21"/>
                <w:highlight w:val="none"/>
                <w:lang w:val="en-US" w:eastAsia="zh-CN"/>
              </w:rPr>
              <w:t>基金运营</w:t>
            </w:r>
          </w:p>
        </w:tc>
        <w:tc>
          <w:tcPr>
            <w:tcW w:w="850" w:type="dxa"/>
            <w:shd w:val="clear"/>
            <w:vAlign w:val="center"/>
          </w:tcPr>
          <w:p w14:paraId="594A8AFD">
            <w:pPr>
              <w:spacing w:line="360" w:lineRule="auto"/>
              <w:ind w:firstLine="31" w:firstLineChars="15"/>
              <w:rPr>
                <w:rFonts w:hint="eastAsia" w:ascii="宋体" w:hAnsi="宋体" w:eastAsia="宋体" w:cs="Times New Roman"/>
                <w:kern w:val="2"/>
                <w:sz w:val="21"/>
                <w:szCs w:val="21"/>
                <w:highlight w:val="none"/>
                <w:lang w:val="en-US" w:eastAsia="zh-CN" w:bidi="ar-SA"/>
              </w:rPr>
            </w:pPr>
            <w:r>
              <w:rPr>
                <w:rFonts w:hint="eastAsia" w:ascii="宋体" w:hAnsi="宋体"/>
                <w:szCs w:val="21"/>
                <w:highlight w:val="none"/>
                <w:lang w:val="en-US" w:eastAsia="zh-CN"/>
              </w:rPr>
              <w:t>邢敖源</w:t>
            </w:r>
          </w:p>
        </w:tc>
        <w:tc>
          <w:tcPr>
            <w:tcW w:w="2268" w:type="dxa"/>
            <w:shd w:val="clear"/>
            <w:vAlign w:val="center"/>
          </w:tcPr>
          <w:p w14:paraId="1BC2F6E9">
            <w:pPr>
              <w:spacing w:line="360" w:lineRule="auto"/>
              <w:ind w:firstLine="33" w:firstLineChars="16"/>
              <w:rPr>
                <w:rFonts w:ascii="宋体" w:hAnsi="宋体" w:eastAsia="宋体" w:cs="Times New Roman"/>
                <w:kern w:val="2"/>
                <w:sz w:val="21"/>
                <w:szCs w:val="21"/>
                <w:highlight w:val="none"/>
                <w:lang w:val="en-US" w:eastAsia="zh-CN" w:bidi="ar-SA"/>
              </w:rPr>
            </w:pPr>
            <w:r>
              <w:rPr>
                <w:rFonts w:hint="eastAsia" w:ascii="宋体" w:hAnsi="宋体"/>
                <w:szCs w:val="21"/>
                <w:highlight w:val="none"/>
              </w:rPr>
              <w:t>xingaoyuan@xinhuiquanfund.com</w:t>
            </w:r>
          </w:p>
        </w:tc>
        <w:tc>
          <w:tcPr>
            <w:tcW w:w="1559" w:type="dxa"/>
            <w:shd w:val="clear"/>
            <w:vAlign w:val="center"/>
          </w:tcPr>
          <w:p w14:paraId="21870ACF">
            <w:pPr>
              <w:spacing w:line="360" w:lineRule="auto"/>
              <w:ind w:firstLine="33" w:firstLineChars="16"/>
              <w:rPr>
                <w:rFonts w:ascii="宋体" w:hAnsi="宋体" w:eastAsia="宋体" w:cs="Times New Roman"/>
                <w:kern w:val="2"/>
                <w:sz w:val="21"/>
                <w:szCs w:val="21"/>
                <w:highlight w:val="none"/>
                <w:lang w:val="en-US" w:eastAsia="zh-CN" w:bidi="ar-SA"/>
              </w:rPr>
            </w:pPr>
          </w:p>
        </w:tc>
        <w:tc>
          <w:tcPr>
            <w:tcW w:w="1602" w:type="dxa"/>
            <w:shd w:val="clear"/>
            <w:vAlign w:val="center"/>
          </w:tcPr>
          <w:p w14:paraId="54B66996">
            <w:pPr>
              <w:spacing w:line="360" w:lineRule="auto"/>
              <w:ind w:firstLine="38" w:firstLineChars="0"/>
              <w:rPr>
                <w:rFonts w:ascii="宋体" w:hAnsi="宋体" w:eastAsia="宋体" w:cs="Times New Roman"/>
                <w:kern w:val="2"/>
                <w:sz w:val="21"/>
                <w:szCs w:val="21"/>
                <w:highlight w:val="none"/>
                <w:lang w:val="en-US" w:eastAsia="zh-CN" w:bidi="ar-SA"/>
              </w:rPr>
            </w:pPr>
          </w:p>
        </w:tc>
        <w:tc>
          <w:tcPr>
            <w:tcW w:w="1620" w:type="dxa"/>
            <w:shd w:val="clear"/>
            <w:vAlign w:val="center"/>
          </w:tcPr>
          <w:p w14:paraId="74FD76C8">
            <w:pPr>
              <w:spacing w:line="360" w:lineRule="auto"/>
              <w:ind w:left="0" w:leftChars="-4" w:hanging="8" w:hangingChars="4"/>
              <w:rPr>
                <w:rFonts w:hint="default" w:ascii="宋体" w:hAnsi="宋体" w:eastAsia="宋体" w:cs="Times New Roman"/>
                <w:kern w:val="2"/>
                <w:sz w:val="21"/>
                <w:szCs w:val="21"/>
                <w:highlight w:val="none"/>
                <w:lang w:val="en-US" w:eastAsia="zh-CN" w:bidi="ar-SA"/>
              </w:rPr>
            </w:pPr>
            <w:r>
              <w:rPr>
                <w:rFonts w:hint="eastAsia" w:ascii="宋体" w:hAnsi="宋体"/>
                <w:szCs w:val="21"/>
                <w:highlight w:val="none"/>
                <w:lang w:val="en-US" w:eastAsia="zh-CN"/>
              </w:rPr>
              <w:t>18210897067</w:t>
            </w:r>
          </w:p>
        </w:tc>
      </w:tr>
      <w:tr w14:paraId="1D0A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1" w:type="dxa"/>
            <w:shd w:val="clear"/>
            <w:vAlign w:val="center"/>
          </w:tcPr>
          <w:p w14:paraId="5D7D8154">
            <w:pPr>
              <w:spacing w:line="360" w:lineRule="auto"/>
              <w:rPr>
                <w:rFonts w:ascii="宋体" w:hAnsi="宋体" w:eastAsia="宋体" w:cs="Times New Roman"/>
                <w:kern w:val="2"/>
                <w:sz w:val="21"/>
                <w:szCs w:val="21"/>
                <w:highlight w:val="none"/>
                <w:lang w:val="en-US" w:eastAsia="zh-CN" w:bidi="ar-SA"/>
              </w:rPr>
            </w:pPr>
          </w:p>
        </w:tc>
        <w:tc>
          <w:tcPr>
            <w:tcW w:w="850" w:type="dxa"/>
            <w:shd w:val="clear"/>
            <w:vAlign w:val="center"/>
          </w:tcPr>
          <w:p w14:paraId="32D75B5E">
            <w:pPr>
              <w:spacing w:line="360" w:lineRule="auto"/>
              <w:ind w:firstLine="38" w:firstLineChars="0"/>
              <w:rPr>
                <w:rFonts w:ascii="Times New Roman" w:hAnsi="Times New Roman" w:eastAsia="宋体" w:cs="Times New Roman"/>
                <w:kern w:val="2"/>
                <w:sz w:val="21"/>
                <w:szCs w:val="24"/>
                <w:highlight w:val="none"/>
                <w:lang w:val="en-US" w:eastAsia="zh-CN" w:bidi="ar-SA"/>
              </w:rPr>
            </w:pPr>
          </w:p>
        </w:tc>
        <w:tc>
          <w:tcPr>
            <w:tcW w:w="2268" w:type="dxa"/>
            <w:shd w:val="clear"/>
            <w:vAlign w:val="center"/>
          </w:tcPr>
          <w:p w14:paraId="0AD8F58D">
            <w:pPr>
              <w:spacing w:line="360" w:lineRule="auto"/>
              <w:ind w:firstLine="33" w:firstLineChars="16"/>
              <w:rPr>
                <w:rFonts w:ascii="宋体" w:hAnsi="宋体" w:eastAsia="宋体" w:cs="Times New Roman"/>
                <w:kern w:val="2"/>
                <w:sz w:val="21"/>
                <w:szCs w:val="21"/>
                <w:highlight w:val="none"/>
                <w:lang w:val="en-US" w:eastAsia="zh-CN" w:bidi="ar-SA"/>
              </w:rPr>
            </w:pPr>
          </w:p>
        </w:tc>
        <w:tc>
          <w:tcPr>
            <w:tcW w:w="1559" w:type="dxa"/>
            <w:shd w:val="clear"/>
            <w:vAlign w:val="center"/>
          </w:tcPr>
          <w:p w14:paraId="4050D1E1">
            <w:pPr>
              <w:spacing w:line="360" w:lineRule="auto"/>
              <w:rPr>
                <w:rFonts w:ascii="宋体" w:hAnsi="宋体" w:eastAsia="宋体" w:cs="Times New Roman"/>
                <w:kern w:val="2"/>
                <w:sz w:val="21"/>
                <w:szCs w:val="21"/>
                <w:highlight w:val="none"/>
                <w:lang w:val="en-US" w:eastAsia="zh-CN" w:bidi="ar-SA"/>
              </w:rPr>
            </w:pPr>
          </w:p>
        </w:tc>
        <w:tc>
          <w:tcPr>
            <w:tcW w:w="1602" w:type="dxa"/>
            <w:shd w:val="clear"/>
            <w:vAlign w:val="center"/>
          </w:tcPr>
          <w:p w14:paraId="77906C4B">
            <w:pPr>
              <w:spacing w:line="360" w:lineRule="auto"/>
              <w:rPr>
                <w:rFonts w:ascii="宋体" w:hAnsi="宋体" w:eastAsia="宋体" w:cs="Times New Roman"/>
                <w:kern w:val="2"/>
                <w:sz w:val="21"/>
                <w:szCs w:val="21"/>
                <w:highlight w:val="none"/>
                <w:lang w:val="en-US" w:eastAsia="zh-CN" w:bidi="ar-SA"/>
              </w:rPr>
            </w:pPr>
          </w:p>
        </w:tc>
        <w:tc>
          <w:tcPr>
            <w:tcW w:w="1620" w:type="dxa"/>
            <w:shd w:val="clear"/>
            <w:vAlign w:val="center"/>
          </w:tcPr>
          <w:p w14:paraId="7A9764FD">
            <w:pPr>
              <w:spacing w:line="360" w:lineRule="auto"/>
              <w:ind w:left="0" w:leftChars="-4" w:hanging="8" w:hangingChars="4"/>
              <w:rPr>
                <w:rFonts w:ascii="宋体" w:hAnsi="宋体" w:eastAsia="宋体" w:cs="Times New Roman"/>
                <w:kern w:val="2"/>
                <w:sz w:val="21"/>
                <w:szCs w:val="21"/>
                <w:highlight w:val="none"/>
                <w:lang w:val="en-US" w:eastAsia="zh-CN" w:bidi="ar-SA"/>
              </w:rPr>
            </w:pPr>
          </w:p>
        </w:tc>
      </w:tr>
      <w:tr w14:paraId="11E5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1101" w:type="dxa"/>
            <w:shd w:val="clear"/>
            <w:vAlign w:val="center"/>
          </w:tcPr>
          <w:p w14:paraId="2E28A2D5">
            <w:pPr>
              <w:spacing w:line="360" w:lineRule="auto"/>
              <w:ind w:firstLine="38" w:firstLineChars="0"/>
              <w:rPr>
                <w:rFonts w:ascii="宋体" w:hAnsi="宋体" w:eastAsia="宋体" w:cs="Times New Roman"/>
                <w:kern w:val="2"/>
                <w:sz w:val="21"/>
                <w:szCs w:val="21"/>
                <w:highlight w:val="none"/>
                <w:lang w:val="en-US" w:eastAsia="zh-CN" w:bidi="ar-SA"/>
              </w:rPr>
            </w:pPr>
          </w:p>
        </w:tc>
        <w:tc>
          <w:tcPr>
            <w:tcW w:w="850" w:type="dxa"/>
            <w:shd w:val="clear"/>
            <w:vAlign w:val="center"/>
          </w:tcPr>
          <w:p w14:paraId="67FB9F24">
            <w:pPr>
              <w:spacing w:line="360" w:lineRule="auto"/>
              <w:ind w:firstLine="38" w:firstLineChars="0"/>
              <w:rPr>
                <w:rFonts w:ascii="Times New Roman" w:hAnsi="Times New Roman" w:eastAsia="宋体" w:cs="Times New Roman"/>
                <w:kern w:val="2"/>
                <w:sz w:val="21"/>
                <w:szCs w:val="24"/>
                <w:highlight w:val="none"/>
                <w:lang w:val="en-US" w:eastAsia="zh-CN" w:bidi="ar-SA"/>
              </w:rPr>
            </w:pPr>
          </w:p>
        </w:tc>
        <w:tc>
          <w:tcPr>
            <w:tcW w:w="2268" w:type="dxa"/>
            <w:shd w:val="clear"/>
            <w:vAlign w:val="center"/>
          </w:tcPr>
          <w:p w14:paraId="3B151925">
            <w:pPr>
              <w:spacing w:line="360" w:lineRule="auto"/>
              <w:ind w:firstLine="33" w:firstLineChars="16"/>
              <w:rPr>
                <w:rFonts w:ascii="宋体" w:hAnsi="宋体" w:eastAsia="宋体" w:cs="Times New Roman"/>
                <w:kern w:val="2"/>
                <w:sz w:val="21"/>
                <w:szCs w:val="21"/>
                <w:highlight w:val="none"/>
                <w:lang w:val="en-US" w:eastAsia="zh-CN" w:bidi="ar-SA"/>
              </w:rPr>
            </w:pPr>
          </w:p>
        </w:tc>
        <w:tc>
          <w:tcPr>
            <w:tcW w:w="1559" w:type="dxa"/>
            <w:shd w:val="clear"/>
            <w:vAlign w:val="center"/>
          </w:tcPr>
          <w:p w14:paraId="33727DF4">
            <w:pPr>
              <w:spacing w:line="360" w:lineRule="auto"/>
              <w:ind w:left="36" w:leftChars="17" w:firstLine="38" w:firstLineChars="0"/>
              <w:rPr>
                <w:rFonts w:ascii="宋体" w:hAnsi="宋体" w:eastAsia="宋体" w:cs="Times New Roman"/>
                <w:kern w:val="2"/>
                <w:sz w:val="21"/>
                <w:szCs w:val="21"/>
                <w:highlight w:val="none"/>
                <w:lang w:val="en-US" w:eastAsia="zh-CN" w:bidi="ar-SA"/>
              </w:rPr>
            </w:pPr>
          </w:p>
        </w:tc>
        <w:tc>
          <w:tcPr>
            <w:tcW w:w="1602" w:type="dxa"/>
            <w:shd w:val="clear"/>
            <w:vAlign w:val="center"/>
          </w:tcPr>
          <w:p w14:paraId="4A56C77E">
            <w:pPr>
              <w:spacing w:line="360" w:lineRule="auto"/>
              <w:ind w:firstLine="33" w:firstLineChars="16"/>
              <w:rPr>
                <w:rFonts w:ascii="宋体" w:hAnsi="宋体" w:eastAsia="宋体" w:cs="Times New Roman"/>
                <w:kern w:val="2"/>
                <w:sz w:val="21"/>
                <w:szCs w:val="21"/>
                <w:highlight w:val="none"/>
                <w:lang w:val="en-US" w:eastAsia="zh-CN" w:bidi="ar-SA"/>
              </w:rPr>
            </w:pPr>
          </w:p>
        </w:tc>
        <w:tc>
          <w:tcPr>
            <w:tcW w:w="1620" w:type="dxa"/>
            <w:shd w:val="clear"/>
            <w:vAlign w:val="center"/>
          </w:tcPr>
          <w:p w14:paraId="7E2FFC0B">
            <w:pPr>
              <w:spacing w:line="360" w:lineRule="auto"/>
              <w:ind w:left="0" w:leftChars="-4" w:hanging="8" w:hangingChars="4"/>
              <w:rPr>
                <w:rFonts w:ascii="宋体" w:hAnsi="宋体" w:eastAsia="宋体" w:cs="Times New Roman"/>
                <w:kern w:val="2"/>
                <w:sz w:val="21"/>
                <w:szCs w:val="21"/>
                <w:highlight w:val="none"/>
                <w:lang w:val="en-US" w:eastAsia="zh-CN" w:bidi="ar-SA"/>
              </w:rPr>
            </w:pPr>
          </w:p>
        </w:tc>
      </w:tr>
      <w:tr w14:paraId="1A02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1" w:type="dxa"/>
            <w:shd w:val="clear"/>
            <w:vAlign w:val="center"/>
          </w:tcPr>
          <w:p w14:paraId="21C654A3">
            <w:pPr>
              <w:spacing w:line="360" w:lineRule="auto"/>
              <w:jc w:val="left"/>
              <w:rPr>
                <w:rFonts w:ascii="宋体" w:hAnsi="宋体" w:eastAsia="宋体" w:cs="Times New Roman"/>
                <w:kern w:val="2"/>
                <w:sz w:val="21"/>
                <w:szCs w:val="21"/>
                <w:highlight w:val="none"/>
                <w:lang w:val="en-US" w:eastAsia="zh-CN" w:bidi="ar-SA"/>
              </w:rPr>
            </w:pPr>
            <w:r>
              <w:rPr>
                <w:rFonts w:hint="eastAsia" w:ascii="宋体" w:hAnsi="宋体"/>
                <w:szCs w:val="21"/>
                <w:highlight w:val="none"/>
              </w:rPr>
              <w:t>接收数据专用电子邮件（必填）：</w:t>
            </w:r>
          </w:p>
        </w:tc>
        <w:tc>
          <w:tcPr>
            <w:tcW w:w="7899" w:type="dxa"/>
            <w:gridSpan w:val="5"/>
            <w:shd w:val="clear"/>
            <w:vAlign w:val="center"/>
          </w:tcPr>
          <w:p w14:paraId="50A9B7F2">
            <w:pPr>
              <w:tabs>
                <w:tab w:val="left" w:pos="1446"/>
              </w:tabs>
              <w:spacing w:line="360" w:lineRule="auto"/>
              <w:ind w:left="0" w:leftChars="-4" w:hanging="8" w:hangingChars="4"/>
              <w:rPr>
                <w:rFonts w:hint="eastAsia" w:ascii="宋体" w:hAnsi="宋体" w:eastAsia="宋体" w:cs="Times New Roman"/>
                <w:kern w:val="2"/>
                <w:sz w:val="21"/>
                <w:szCs w:val="21"/>
                <w:highlight w:val="none"/>
                <w:lang w:val="en-US" w:eastAsia="zh-CN" w:bidi="ar-SA"/>
              </w:rPr>
            </w:pPr>
            <w:r>
              <w:rPr>
                <w:rFonts w:hint="eastAsia" w:ascii="宋体" w:hAnsi="宋体"/>
                <w:szCs w:val="21"/>
                <w:highlight w:val="none"/>
                <w:lang w:eastAsia="zh-CN"/>
              </w:rPr>
              <w:tab/>
            </w:r>
            <w:r>
              <w:rPr>
                <w:rFonts w:hint="eastAsia" w:ascii="宋体" w:hAnsi="宋体"/>
                <w:szCs w:val="21"/>
                <w:highlight w:val="none"/>
                <w:lang w:eastAsia="zh-CN"/>
              </w:rPr>
              <w:t>data@xinhuiquanfund.com</w:t>
            </w:r>
          </w:p>
        </w:tc>
      </w:tr>
      <w:tr w14:paraId="6A2F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1" w:type="dxa"/>
            <w:shd w:val="clear"/>
            <w:vAlign w:val="center"/>
          </w:tcPr>
          <w:p w14:paraId="735CD6BE">
            <w:pPr>
              <w:spacing w:line="360" w:lineRule="auto"/>
              <w:jc w:val="left"/>
              <w:rPr>
                <w:rFonts w:ascii="宋体" w:hAnsi="宋体" w:eastAsia="宋体" w:cs="Times New Roman"/>
                <w:kern w:val="2"/>
                <w:sz w:val="21"/>
                <w:szCs w:val="21"/>
                <w:highlight w:val="none"/>
                <w:lang w:val="en-US" w:eastAsia="zh-CN" w:bidi="ar-SA"/>
              </w:rPr>
            </w:pPr>
            <w:r>
              <w:rPr>
                <w:rFonts w:hint="eastAsia" w:ascii="宋体" w:hAnsi="宋体"/>
                <w:szCs w:val="21"/>
                <w:highlight w:val="none"/>
              </w:rPr>
              <w:t>本协议寄送地址与收件人：（必填）</w:t>
            </w:r>
          </w:p>
        </w:tc>
        <w:tc>
          <w:tcPr>
            <w:tcW w:w="7899" w:type="dxa"/>
            <w:gridSpan w:val="5"/>
            <w:shd w:val="clear"/>
            <w:vAlign w:val="center"/>
          </w:tcPr>
          <w:p w14:paraId="4BA73F2B">
            <w:pPr>
              <w:spacing w:line="360" w:lineRule="auto"/>
              <w:ind w:left="0" w:leftChars="-4" w:hanging="8" w:hangingChars="4"/>
              <w:rPr>
                <w:rFonts w:ascii="宋体" w:hAnsi="宋体" w:eastAsia="宋体" w:cs="Times New Roman"/>
                <w:kern w:val="2"/>
                <w:sz w:val="21"/>
                <w:szCs w:val="21"/>
                <w:highlight w:val="none"/>
                <w:lang w:val="en-US" w:eastAsia="zh-CN" w:bidi="ar-SA"/>
              </w:rPr>
            </w:pPr>
            <w:r>
              <w:rPr>
                <w:rFonts w:hint="eastAsia" w:ascii="宋体" w:hAnsi="宋体"/>
                <w:szCs w:val="21"/>
                <w:highlight w:val="none"/>
              </w:rPr>
              <w:t>寄送地址：北京市东城区银河sohoB座21602，电话：18210897067，邢敖源收</w:t>
            </w:r>
          </w:p>
        </w:tc>
      </w:tr>
      <w:tr w14:paraId="6078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42" w:hRule="atLeast"/>
        </w:trPr>
        <w:tc>
          <w:tcPr>
            <w:tcW w:w="1101" w:type="dxa"/>
            <w:shd w:val="clear"/>
            <w:vAlign w:val="center"/>
          </w:tcPr>
          <w:p w14:paraId="0A6C7AE8">
            <w:pPr>
              <w:spacing w:before="120" w:line="400" w:lineRule="exact"/>
              <w:jc w:val="left"/>
              <w:rPr>
                <w:rFonts w:ascii="宋体" w:hAnsi="宋体"/>
                <w:szCs w:val="21"/>
              </w:rPr>
            </w:pPr>
            <w:r>
              <w:rPr>
                <w:rFonts w:hint="eastAsia" w:ascii="宋体" w:hAnsi="宋体"/>
                <w:szCs w:val="21"/>
              </w:rPr>
              <w:t>业务章</w:t>
            </w:r>
          </w:p>
          <w:p w14:paraId="6DAB8A91">
            <w:pPr>
              <w:spacing w:before="120" w:line="400" w:lineRule="exact"/>
              <w:jc w:val="left"/>
              <w:rPr>
                <w:rFonts w:ascii="宋体" w:hAnsi="宋体"/>
                <w:szCs w:val="21"/>
              </w:rPr>
            </w:pPr>
          </w:p>
          <w:p w14:paraId="60CC06DF">
            <w:pPr>
              <w:spacing w:before="120" w:line="400" w:lineRule="exact"/>
              <w:jc w:val="left"/>
              <w:rPr>
                <w:rFonts w:ascii="宋体" w:hAnsi="宋体"/>
                <w:szCs w:val="21"/>
              </w:rPr>
            </w:pPr>
          </w:p>
          <w:p w14:paraId="4D6A3398">
            <w:pPr>
              <w:spacing w:before="120" w:line="400" w:lineRule="exact"/>
              <w:jc w:val="left"/>
              <w:rPr>
                <w:rFonts w:ascii="宋体" w:hAnsi="宋体"/>
                <w:szCs w:val="21"/>
              </w:rPr>
            </w:pPr>
          </w:p>
          <w:p w14:paraId="3E95745A">
            <w:pPr>
              <w:spacing w:before="120" w:line="400" w:lineRule="exact"/>
              <w:jc w:val="left"/>
              <w:rPr>
                <w:rFonts w:ascii="宋体" w:hAnsi="宋体"/>
                <w:szCs w:val="21"/>
              </w:rPr>
            </w:pPr>
          </w:p>
          <w:p w14:paraId="3851DDE2">
            <w:pPr>
              <w:spacing w:before="120" w:line="400" w:lineRule="exact"/>
              <w:jc w:val="left"/>
              <w:rPr>
                <w:rFonts w:ascii="宋体" w:hAnsi="宋体"/>
                <w:szCs w:val="21"/>
              </w:rPr>
            </w:pPr>
          </w:p>
          <w:p w14:paraId="3F2141B9">
            <w:pPr>
              <w:spacing w:line="360" w:lineRule="auto"/>
              <w:ind w:firstLine="38" w:firstLineChars="0"/>
              <w:jc w:val="center"/>
              <w:rPr>
                <w:rFonts w:ascii="宋体" w:hAnsi="宋体" w:eastAsia="宋体" w:cs="Times New Roman"/>
                <w:kern w:val="2"/>
                <w:sz w:val="21"/>
                <w:szCs w:val="21"/>
                <w:lang w:val="en-US" w:eastAsia="zh-CN" w:bidi="ar-SA"/>
              </w:rPr>
            </w:pPr>
          </w:p>
        </w:tc>
        <w:tc>
          <w:tcPr>
            <w:tcW w:w="7899" w:type="dxa"/>
            <w:gridSpan w:val="5"/>
            <w:shd w:val="clear"/>
            <w:vAlign w:val="top"/>
          </w:tcPr>
          <w:p w14:paraId="4784A9CD">
            <w:pPr>
              <w:spacing w:before="120" w:line="400" w:lineRule="exact"/>
              <w:jc w:val="left"/>
              <w:rPr>
                <w:rFonts w:ascii="宋体" w:hAnsi="宋体"/>
                <w:szCs w:val="21"/>
              </w:rPr>
            </w:pPr>
            <w:r>
              <w:rPr>
                <w:rFonts w:hint="eastAsia" w:ascii="宋体" w:hAnsi="宋体"/>
                <w:szCs w:val="21"/>
              </w:rPr>
              <w:t>管理人业务往来专用章</w:t>
            </w:r>
          </w:p>
          <w:p w14:paraId="0724762D">
            <w:pPr>
              <w:spacing w:before="120" w:line="400" w:lineRule="exact"/>
              <w:jc w:val="left"/>
              <w:rPr>
                <w:rFonts w:ascii="宋体" w:hAnsi="宋体"/>
                <w:szCs w:val="21"/>
              </w:rPr>
            </w:pPr>
            <w:r>
              <w:rPr>
                <w:rFonts w:hint="eastAsia" w:ascii="宋体" w:hAnsi="宋体"/>
                <w:szCs w:val="21"/>
              </w:rPr>
              <w:t>印章样本</w:t>
            </w:r>
          </w:p>
          <w:p w14:paraId="178DE2C2">
            <w:pPr>
              <w:spacing w:line="360" w:lineRule="auto"/>
              <w:ind w:left="0" w:leftChars="-4" w:hanging="8" w:hangingChars="4"/>
              <w:jc w:val="center"/>
              <w:rPr>
                <w:rFonts w:ascii="宋体" w:hAnsi="宋体" w:eastAsia="宋体" w:cs="Times New Roman"/>
                <w:kern w:val="2"/>
                <w:sz w:val="21"/>
                <w:szCs w:val="21"/>
                <w:lang w:val="en-US" w:eastAsia="zh-CN" w:bidi="ar-SA"/>
              </w:rPr>
            </w:pPr>
          </w:p>
        </w:tc>
      </w:tr>
      <w:bookmarkEnd w:id="12"/>
    </w:tbl>
    <w:p w14:paraId="27EB198B">
      <w:pPr>
        <w:spacing w:line="360" w:lineRule="auto"/>
        <w:ind w:firstLine="420" w:firstLineChars="200"/>
        <w:rPr>
          <w:rFonts w:ascii="宋体" w:hAnsi="宋体"/>
          <w:szCs w:val="21"/>
        </w:rPr>
      </w:pPr>
    </w:p>
    <w:p w14:paraId="5B03A618">
      <w:pPr>
        <w:spacing w:line="360" w:lineRule="auto"/>
        <w:ind w:firstLine="420" w:firstLineChars="200"/>
        <w:rPr>
          <w:rFonts w:ascii="宋体" w:hAnsi="宋体"/>
          <w:szCs w:val="21"/>
        </w:rPr>
      </w:pPr>
    </w:p>
    <w:p w14:paraId="3607CE0C">
      <w:pPr>
        <w:spacing w:line="360" w:lineRule="auto"/>
        <w:ind w:firstLine="420" w:firstLineChars="200"/>
        <w:rPr>
          <w:rFonts w:ascii="宋体" w:hAnsi="宋体"/>
          <w:szCs w:val="21"/>
        </w:rPr>
      </w:pPr>
    </w:p>
    <w:p w14:paraId="64786857">
      <w:pPr>
        <w:spacing w:line="360" w:lineRule="auto"/>
        <w:ind w:firstLine="420" w:firstLineChars="200"/>
        <w:rPr>
          <w:rFonts w:ascii="宋体" w:hAnsi="宋体"/>
          <w:szCs w:val="21"/>
        </w:rPr>
      </w:pPr>
    </w:p>
    <w:p w14:paraId="7A47C478">
      <w:pPr>
        <w:spacing w:line="360" w:lineRule="auto"/>
        <w:ind w:firstLine="420" w:firstLineChars="200"/>
        <w:rPr>
          <w:rFonts w:ascii="宋体" w:hAnsi="宋体"/>
          <w:szCs w:val="21"/>
        </w:rPr>
      </w:pPr>
    </w:p>
    <w:p w14:paraId="2E491AE4">
      <w:pPr>
        <w:widowControl/>
        <w:jc w:val="left"/>
        <w:rPr>
          <w:rFonts w:ascii="宋体" w:hAnsi="宋体"/>
          <w:szCs w:val="21"/>
        </w:rPr>
      </w:pPr>
      <w:r>
        <w:rPr>
          <w:rFonts w:ascii="宋体" w:hAnsi="宋体"/>
          <w:szCs w:val="21"/>
        </w:rPr>
        <w:br w:type="page"/>
      </w:r>
    </w:p>
    <w:p w14:paraId="45997ADD">
      <w:pPr>
        <w:spacing w:before="120" w:line="400" w:lineRule="exact"/>
        <w:jc w:val="center"/>
        <w:rPr>
          <w:rFonts w:ascii="黑体" w:hAnsi="黑体" w:eastAsia="黑体"/>
          <w:sz w:val="24"/>
          <w:u w:val="single"/>
        </w:rPr>
      </w:pPr>
      <w:bookmarkStart w:id="13" w:name="_Toc215288198"/>
      <w:r>
        <w:rPr>
          <w:rFonts w:hint="eastAsia" w:ascii="黑体" w:hAnsi="黑体" w:eastAsia="黑体"/>
          <w:b/>
          <w:bCs/>
          <w:sz w:val="24"/>
        </w:rPr>
        <w:t>乙方业务联系表</w:t>
      </w:r>
    </w:p>
    <w:p w14:paraId="2C0B488D">
      <w:pPr>
        <w:spacing w:line="360" w:lineRule="auto"/>
        <w:ind w:firstLine="420" w:firstLineChars="200"/>
        <w:rPr>
          <w:rFonts w:ascii="宋体" w:hAnsi="宋体"/>
          <w:szCs w:val="21"/>
        </w:rPr>
      </w:pPr>
    </w:p>
    <w:p w14:paraId="47EB2203">
      <w:pPr>
        <w:spacing w:line="360" w:lineRule="auto"/>
        <w:ind w:firstLine="4725" w:firstLineChars="2250"/>
        <w:rPr>
          <w:rFonts w:ascii="宋体" w:hAnsi="宋体"/>
          <w:szCs w:val="21"/>
        </w:rPr>
      </w:pPr>
    </w:p>
    <w:tbl>
      <w:tblPr>
        <w:tblStyle w:val="31"/>
        <w:tblW w:w="9923"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701"/>
        <w:gridCol w:w="2551"/>
        <w:gridCol w:w="1985"/>
        <w:gridCol w:w="2268"/>
      </w:tblGrid>
      <w:tr w14:paraId="7A73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2284B04C">
            <w:pPr>
              <w:spacing w:line="360" w:lineRule="auto"/>
              <w:jc w:val="center"/>
              <w:rPr>
                <w:rFonts w:ascii="宋体" w:hAnsi="宋体"/>
                <w:szCs w:val="21"/>
              </w:rPr>
            </w:pPr>
            <w:r>
              <w:rPr>
                <w:rFonts w:hint="eastAsia" w:ascii="宋体" w:hAnsi="宋体"/>
                <w:szCs w:val="21"/>
              </w:rPr>
              <w:t>岗位</w:t>
            </w:r>
          </w:p>
        </w:tc>
        <w:tc>
          <w:tcPr>
            <w:tcW w:w="1701" w:type="dxa"/>
            <w:vAlign w:val="center"/>
          </w:tcPr>
          <w:p w14:paraId="576C19F7">
            <w:pPr>
              <w:spacing w:line="360" w:lineRule="auto"/>
              <w:jc w:val="center"/>
              <w:rPr>
                <w:rFonts w:ascii="宋体" w:hAnsi="宋体"/>
                <w:szCs w:val="21"/>
              </w:rPr>
            </w:pPr>
            <w:r>
              <w:rPr>
                <w:rFonts w:hint="eastAsia" w:ascii="宋体" w:hAnsi="宋体"/>
                <w:szCs w:val="21"/>
              </w:rPr>
              <w:t>姓名</w:t>
            </w:r>
          </w:p>
        </w:tc>
        <w:tc>
          <w:tcPr>
            <w:tcW w:w="2551" w:type="dxa"/>
            <w:vAlign w:val="center"/>
          </w:tcPr>
          <w:p w14:paraId="692D0812">
            <w:pPr>
              <w:spacing w:line="360" w:lineRule="auto"/>
              <w:jc w:val="center"/>
              <w:rPr>
                <w:rFonts w:ascii="宋体" w:hAnsi="宋体"/>
                <w:szCs w:val="21"/>
              </w:rPr>
            </w:pPr>
            <w:r>
              <w:rPr>
                <w:rFonts w:hint="eastAsia" w:ascii="宋体" w:hAnsi="宋体"/>
                <w:szCs w:val="21"/>
              </w:rPr>
              <w:t>电子邮件</w:t>
            </w:r>
          </w:p>
        </w:tc>
        <w:tc>
          <w:tcPr>
            <w:tcW w:w="1985" w:type="dxa"/>
            <w:vAlign w:val="center"/>
          </w:tcPr>
          <w:p w14:paraId="7F9B9797">
            <w:pPr>
              <w:spacing w:line="360" w:lineRule="auto"/>
              <w:jc w:val="center"/>
              <w:rPr>
                <w:rFonts w:ascii="宋体" w:hAnsi="宋体"/>
                <w:szCs w:val="21"/>
              </w:rPr>
            </w:pPr>
            <w:r>
              <w:rPr>
                <w:rFonts w:hint="eastAsia" w:ascii="宋体" w:hAnsi="宋体"/>
                <w:szCs w:val="21"/>
              </w:rPr>
              <w:t>联系电话</w:t>
            </w:r>
          </w:p>
        </w:tc>
        <w:tc>
          <w:tcPr>
            <w:tcW w:w="2268" w:type="dxa"/>
            <w:vAlign w:val="center"/>
          </w:tcPr>
          <w:p w14:paraId="0F138221">
            <w:pPr>
              <w:spacing w:line="360" w:lineRule="auto"/>
              <w:jc w:val="center"/>
              <w:rPr>
                <w:rFonts w:ascii="宋体" w:hAnsi="宋体"/>
                <w:szCs w:val="21"/>
              </w:rPr>
            </w:pPr>
            <w:r>
              <w:rPr>
                <w:rFonts w:hint="eastAsia" w:ascii="宋体" w:hAnsi="宋体"/>
                <w:szCs w:val="21"/>
              </w:rPr>
              <w:t>传真</w:t>
            </w:r>
          </w:p>
        </w:tc>
      </w:tr>
      <w:tr w14:paraId="5589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1418" w:type="dxa"/>
            <w:vAlign w:val="center"/>
          </w:tcPr>
          <w:p w14:paraId="4D3088CB">
            <w:pPr>
              <w:spacing w:line="360" w:lineRule="auto"/>
              <w:ind w:firstLine="38"/>
              <w:rPr>
                <w:rFonts w:ascii="宋体" w:hAnsi="宋体"/>
                <w:sz w:val="18"/>
                <w:szCs w:val="18"/>
              </w:rPr>
            </w:pPr>
            <w:r>
              <w:rPr>
                <w:rFonts w:hint="eastAsia" w:ascii="宋体" w:hAnsi="宋体"/>
                <w:sz w:val="18"/>
                <w:szCs w:val="18"/>
              </w:rPr>
              <w:t>清算交收</w:t>
            </w:r>
          </w:p>
        </w:tc>
        <w:tc>
          <w:tcPr>
            <w:tcW w:w="1701" w:type="dxa"/>
            <w:vAlign w:val="center"/>
          </w:tcPr>
          <w:p w14:paraId="59FCC077">
            <w:pPr>
              <w:spacing w:line="360" w:lineRule="auto"/>
              <w:ind w:firstLine="38"/>
              <w:rPr>
                <w:sz w:val="18"/>
                <w:szCs w:val="18"/>
              </w:rPr>
            </w:pPr>
            <w:r>
              <w:rPr>
                <w:rFonts w:ascii="Microsoft YaHei UI�" w:hAnsi="Microsoft YaHei UI�"/>
                <w:color w:val="000000"/>
                <w:szCs w:val="21"/>
                <w:shd w:val="clear" w:color="auto" w:fill="FFFFFF"/>
              </w:rPr>
              <w:t>托管清算客服</w:t>
            </w:r>
          </w:p>
        </w:tc>
        <w:tc>
          <w:tcPr>
            <w:tcW w:w="2551" w:type="dxa"/>
            <w:vAlign w:val="center"/>
          </w:tcPr>
          <w:p w14:paraId="50708493">
            <w:pPr>
              <w:spacing w:line="360" w:lineRule="auto"/>
              <w:ind w:firstLine="33" w:firstLineChars="16"/>
              <w:rPr>
                <w:rFonts w:ascii="宋体" w:hAnsi="宋体"/>
                <w:sz w:val="18"/>
                <w:szCs w:val="18"/>
              </w:rPr>
            </w:pPr>
            <w:r>
              <w:rPr>
                <w:rFonts w:ascii="宋体" w:hAnsi="宋体"/>
                <w:szCs w:val="21"/>
              </w:rPr>
              <w:t>tgb@cmschina.com.cn</w:t>
            </w:r>
          </w:p>
        </w:tc>
        <w:tc>
          <w:tcPr>
            <w:tcW w:w="1985" w:type="dxa"/>
            <w:vAlign w:val="center"/>
          </w:tcPr>
          <w:p w14:paraId="079AD219">
            <w:pPr>
              <w:spacing w:line="360" w:lineRule="auto"/>
              <w:ind w:left="36" w:leftChars="17" w:firstLine="44" w:firstLineChars="21"/>
              <w:rPr>
                <w:rFonts w:ascii="宋体" w:hAnsi="宋体"/>
                <w:sz w:val="18"/>
                <w:szCs w:val="18"/>
              </w:rPr>
            </w:pPr>
            <w:r>
              <w:rPr>
                <w:rFonts w:ascii="宋体" w:hAnsi="宋体"/>
                <w:szCs w:val="21"/>
              </w:rPr>
              <w:t>0755-86157588-6</w:t>
            </w:r>
          </w:p>
        </w:tc>
        <w:tc>
          <w:tcPr>
            <w:tcW w:w="2268" w:type="dxa"/>
            <w:vAlign w:val="center"/>
          </w:tcPr>
          <w:p w14:paraId="597AC2A0">
            <w:pPr>
              <w:spacing w:line="360" w:lineRule="auto"/>
              <w:ind w:left="-1" w:leftChars="-4" w:hanging="7" w:hangingChars="4"/>
              <w:rPr>
                <w:rFonts w:ascii="宋体" w:hAnsi="宋体"/>
                <w:sz w:val="18"/>
                <w:szCs w:val="18"/>
              </w:rPr>
            </w:pPr>
            <w:r>
              <w:rPr>
                <w:rFonts w:hint="eastAsia" w:ascii="宋体" w:hAnsi="宋体"/>
                <w:sz w:val="18"/>
                <w:szCs w:val="18"/>
              </w:rPr>
              <w:t>0755-83176587-1407</w:t>
            </w:r>
          </w:p>
        </w:tc>
      </w:tr>
      <w:tr w14:paraId="7FA7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1418" w:type="dxa"/>
            <w:vAlign w:val="center"/>
          </w:tcPr>
          <w:p w14:paraId="1260AD4C">
            <w:pPr>
              <w:spacing w:line="360" w:lineRule="auto"/>
              <w:ind w:firstLine="38"/>
              <w:rPr>
                <w:rFonts w:ascii="宋体" w:hAnsi="宋体"/>
                <w:sz w:val="18"/>
                <w:szCs w:val="18"/>
              </w:rPr>
            </w:pPr>
          </w:p>
        </w:tc>
        <w:tc>
          <w:tcPr>
            <w:tcW w:w="1701" w:type="dxa"/>
            <w:vAlign w:val="center"/>
          </w:tcPr>
          <w:p w14:paraId="21E502D2">
            <w:pPr>
              <w:spacing w:line="360" w:lineRule="auto"/>
              <w:ind w:firstLine="38"/>
              <w:rPr>
                <w:rFonts w:ascii="宋体" w:hAnsi="宋体"/>
                <w:sz w:val="18"/>
                <w:szCs w:val="18"/>
                <w:highlight w:val="yellow"/>
              </w:rPr>
            </w:pPr>
          </w:p>
        </w:tc>
        <w:tc>
          <w:tcPr>
            <w:tcW w:w="2551" w:type="dxa"/>
            <w:vAlign w:val="center"/>
          </w:tcPr>
          <w:p w14:paraId="69A9ED55">
            <w:pPr>
              <w:spacing w:before="120" w:line="400" w:lineRule="exact"/>
            </w:pPr>
          </w:p>
        </w:tc>
        <w:tc>
          <w:tcPr>
            <w:tcW w:w="1985" w:type="dxa"/>
            <w:vAlign w:val="center"/>
          </w:tcPr>
          <w:p w14:paraId="3702B4D0">
            <w:pPr>
              <w:spacing w:line="360" w:lineRule="auto"/>
              <w:ind w:firstLine="149" w:firstLineChars="71"/>
              <w:rPr>
                <w:rFonts w:ascii="宋体" w:hAnsi="宋体"/>
                <w:szCs w:val="21"/>
                <w:highlight w:val="yellow"/>
              </w:rPr>
            </w:pPr>
          </w:p>
        </w:tc>
        <w:tc>
          <w:tcPr>
            <w:tcW w:w="2268" w:type="dxa"/>
            <w:vAlign w:val="center"/>
          </w:tcPr>
          <w:p w14:paraId="7DDF6EB8">
            <w:pPr>
              <w:spacing w:line="360" w:lineRule="auto"/>
              <w:ind w:firstLine="38"/>
              <w:rPr>
                <w:rFonts w:ascii="宋体" w:hAnsi="宋体"/>
                <w:sz w:val="18"/>
                <w:szCs w:val="18"/>
                <w:highlight w:val="yellow"/>
              </w:rPr>
            </w:pPr>
          </w:p>
        </w:tc>
      </w:tr>
      <w:tr w14:paraId="71AA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1418" w:type="dxa"/>
            <w:vAlign w:val="center"/>
          </w:tcPr>
          <w:p w14:paraId="576FB80E">
            <w:pPr>
              <w:spacing w:line="360" w:lineRule="auto"/>
              <w:ind w:firstLine="38"/>
              <w:rPr>
                <w:rFonts w:ascii="宋体" w:hAnsi="宋体"/>
                <w:sz w:val="18"/>
                <w:szCs w:val="18"/>
              </w:rPr>
            </w:pPr>
            <w:r>
              <w:rPr>
                <w:rFonts w:hint="eastAsia" w:ascii="宋体" w:hAnsi="宋体"/>
                <w:sz w:val="18"/>
                <w:szCs w:val="18"/>
              </w:rPr>
              <w:t>数据对接人</w:t>
            </w:r>
          </w:p>
        </w:tc>
        <w:tc>
          <w:tcPr>
            <w:tcW w:w="1701" w:type="dxa"/>
            <w:vAlign w:val="center"/>
          </w:tcPr>
          <w:p w14:paraId="73F4E0F3">
            <w:pPr>
              <w:spacing w:line="360" w:lineRule="auto"/>
              <w:ind w:firstLine="38"/>
              <w:rPr>
                <w:rFonts w:ascii="宋体" w:hAnsi="宋体"/>
                <w:sz w:val="18"/>
                <w:szCs w:val="18"/>
                <w:highlight w:val="yellow"/>
              </w:rPr>
            </w:pPr>
            <w:ins w:id="1" w:author="HP" w:date="2020-04-23T20:14:00Z">
              <w:r>
                <w:rPr>
                  <w:rFonts w:hint="eastAsia" w:ascii="宋体" w:hAnsi="宋体"/>
                  <w:sz w:val="18"/>
                  <w:szCs w:val="18"/>
                  <w:highlight w:val="yellow"/>
                </w:rPr>
                <w:t>崔冰聪</w:t>
              </w:r>
            </w:ins>
            <w:del w:id="2" w:author="HP" w:date="2020-04-23T20:14:00Z">
              <w:r>
                <w:rPr>
                  <w:rFonts w:hint="eastAsia" w:ascii="宋体" w:hAnsi="宋体"/>
                  <w:sz w:val="18"/>
                  <w:szCs w:val="18"/>
                  <w:highlight w:val="yellow"/>
                </w:rPr>
                <w:delText>周广</w:delText>
              </w:r>
            </w:del>
          </w:p>
        </w:tc>
        <w:tc>
          <w:tcPr>
            <w:tcW w:w="2551" w:type="dxa"/>
            <w:vAlign w:val="center"/>
          </w:tcPr>
          <w:p w14:paraId="1466D1C0">
            <w:pPr>
              <w:spacing w:before="120" w:line="400" w:lineRule="exact"/>
              <w:rPr>
                <w:rFonts w:ascii="宋体" w:hAnsi="宋体"/>
                <w:szCs w:val="21"/>
              </w:rPr>
            </w:pPr>
            <w:r>
              <w:fldChar w:fldCharType="begin"/>
            </w:r>
            <w:r>
              <w:instrText xml:space="preserve"> HYPERLINK "mailto:tgbdata1@cmschina.com.cn" </w:instrText>
            </w:r>
            <w:r>
              <w:fldChar w:fldCharType="separate"/>
            </w:r>
            <w:r>
              <w:rPr>
                <w:rStyle w:val="36"/>
                <w:rFonts w:hint="eastAsia" w:ascii="宋体" w:hAnsi="宋体"/>
              </w:rPr>
              <w:t>tgbdata2@cmschina.com.cn</w:t>
            </w:r>
            <w:r>
              <w:rPr>
                <w:rStyle w:val="36"/>
                <w:rFonts w:hint="eastAsia" w:ascii="宋体" w:hAnsi="宋体"/>
              </w:rPr>
              <w:fldChar w:fldCharType="end"/>
            </w:r>
          </w:p>
        </w:tc>
        <w:tc>
          <w:tcPr>
            <w:tcW w:w="1985" w:type="dxa"/>
            <w:vAlign w:val="center"/>
          </w:tcPr>
          <w:p w14:paraId="478975D0">
            <w:pPr>
              <w:spacing w:line="360" w:lineRule="auto"/>
              <w:ind w:firstLine="149" w:firstLineChars="71"/>
              <w:rPr>
                <w:rFonts w:ascii="宋体" w:hAnsi="宋体"/>
                <w:sz w:val="18"/>
                <w:szCs w:val="18"/>
                <w:highlight w:val="yellow"/>
              </w:rPr>
            </w:pPr>
            <w:r>
              <w:rPr>
                <w:rFonts w:ascii="宋体" w:hAnsi="宋体"/>
                <w:szCs w:val="21"/>
                <w:highlight w:val="yellow"/>
              </w:rPr>
              <w:t>0755-</w:t>
            </w:r>
            <w:r>
              <w:rPr>
                <w:rFonts w:hint="eastAsia" w:ascii="宋体" w:hAnsi="宋体"/>
                <w:szCs w:val="21"/>
                <w:highlight w:val="yellow"/>
              </w:rPr>
              <w:t>25312862</w:t>
            </w:r>
          </w:p>
        </w:tc>
        <w:tc>
          <w:tcPr>
            <w:tcW w:w="2268" w:type="dxa"/>
            <w:vAlign w:val="center"/>
          </w:tcPr>
          <w:p w14:paraId="7F7975D7">
            <w:pPr>
              <w:spacing w:line="360" w:lineRule="auto"/>
              <w:ind w:firstLine="38"/>
              <w:rPr>
                <w:rFonts w:ascii="宋体" w:hAnsi="宋体"/>
                <w:sz w:val="18"/>
                <w:szCs w:val="18"/>
                <w:highlight w:val="yellow"/>
              </w:rPr>
            </w:pPr>
            <w:r>
              <w:rPr>
                <w:rFonts w:ascii="宋体" w:hAnsi="宋体"/>
                <w:sz w:val="18"/>
                <w:szCs w:val="18"/>
                <w:highlight w:val="yellow"/>
              </w:rPr>
              <w:t>0755-83176587-</w:t>
            </w:r>
            <w:r>
              <w:rPr>
                <w:rFonts w:hint="eastAsia" w:ascii="宋体" w:hAnsi="宋体"/>
                <w:sz w:val="18"/>
                <w:szCs w:val="18"/>
                <w:highlight w:val="yellow"/>
              </w:rPr>
              <w:t>1436</w:t>
            </w:r>
          </w:p>
        </w:tc>
      </w:tr>
      <w:tr w14:paraId="756D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8" w:type="dxa"/>
            <w:vAlign w:val="center"/>
          </w:tcPr>
          <w:p w14:paraId="3B88B4FC">
            <w:pPr>
              <w:spacing w:line="360" w:lineRule="auto"/>
              <w:jc w:val="left"/>
              <w:rPr>
                <w:rFonts w:ascii="宋体" w:hAnsi="宋体"/>
                <w:szCs w:val="21"/>
              </w:rPr>
            </w:pPr>
            <w:r>
              <w:rPr>
                <w:rFonts w:hint="eastAsia" w:ascii="宋体" w:hAnsi="宋体"/>
                <w:szCs w:val="21"/>
              </w:rPr>
              <w:t>接收数据的深证通小站号</w:t>
            </w:r>
          </w:p>
        </w:tc>
        <w:tc>
          <w:tcPr>
            <w:tcW w:w="8505" w:type="dxa"/>
            <w:gridSpan w:val="4"/>
            <w:vAlign w:val="center"/>
          </w:tcPr>
          <w:p w14:paraId="0693F6C0">
            <w:pPr>
              <w:spacing w:line="360" w:lineRule="auto"/>
              <w:ind w:leftChars="-4" w:hanging="8" w:hangingChars="4"/>
              <w:rPr>
                <w:rFonts w:ascii="宋体" w:hAnsi="宋体"/>
                <w:szCs w:val="21"/>
              </w:rPr>
            </w:pPr>
            <w:r>
              <w:rPr>
                <w:rFonts w:ascii="宋体" w:hAnsi="宋体"/>
                <w:szCs w:val="21"/>
              </w:rPr>
              <w:t>S_MZQ02</w:t>
            </w:r>
            <w:r>
              <w:rPr>
                <w:rFonts w:hint="eastAsia" w:ascii="宋体" w:hAnsi="宋体"/>
                <w:szCs w:val="21"/>
              </w:rPr>
              <w:t>（注：原来已与招商证券K0105小站号关联过则不需要重新关联，数据发送至K0105即可；未关联过请关联</w:t>
            </w:r>
            <w:r>
              <w:rPr>
                <w:rFonts w:ascii="宋体" w:hAnsi="宋体"/>
                <w:szCs w:val="21"/>
              </w:rPr>
              <w:t>S_MZQ02</w:t>
            </w:r>
            <w:r>
              <w:rPr>
                <w:rFonts w:hint="eastAsia" w:ascii="宋体" w:hAnsi="宋体"/>
                <w:szCs w:val="21"/>
              </w:rPr>
              <w:t>小站号）</w:t>
            </w:r>
          </w:p>
        </w:tc>
      </w:tr>
      <w:tr w14:paraId="6BA0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8" w:type="dxa"/>
            <w:vAlign w:val="center"/>
          </w:tcPr>
          <w:p w14:paraId="11DDFE22">
            <w:pPr>
              <w:spacing w:before="120" w:line="400" w:lineRule="exact"/>
              <w:rPr>
                <w:rFonts w:ascii="宋体" w:hAnsi="宋体"/>
                <w:szCs w:val="21"/>
              </w:rPr>
            </w:pPr>
            <w:r>
              <w:rPr>
                <w:rFonts w:hint="eastAsia" w:ascii="宋体" w:hAnsi="宋体"/>
                <w:szCs w:val="21"/>
              </w:rPr>
              <w:t>协议寄送地址与收件人</w:t>
            </w:r>
          </w:p>
        </w:tc>
        <w:tc>
          <w:tcPr>
            <w:tcW w:w="8505" w:type="dxa"/>
            <w:gridSpan w:val="4"/>
          </w:tcPr>
          <w:p w14:paraId="0C6B1DD2">
            <w:pPr>
              <w:spacing w:before="120" w:line="400" w:lineRule="exact"/>
              <w:rPr>
                <w:rFonts w:ascii="宋体" w:hAnsi="宋体"/>
                <w:szCs w:val="21"/>
              </w:rPr>
            </w:pPr>
            <w:r>
              <w:rPr>
                <w:rFonts w:ascii="Arial" w:hAnsi="Arial" w:cs="Arial"/>
                <w:szCs w:val="21"/>
              </w:rPr>
              <w:t>深圳市福田区</w:t>
            </w:r>
            <w:r>
              <w:rPr>
                <w:rFonts w:hint="eastAsia" w:ascii="Arial" w:hAnsi="Arial" w:cs="Arial"/>
                <w:szCs w:val="21"/>
              </w:rPr>
              <w:t>福田</w:t>
            </w:r>
            <w:r>
              <w:rPr>
                <w:rFonts w:ascii="Arial" w:hAnsi="Arial" w:cs="Arial"/>
                <w:szCs w:val="21"/>
              </w:rPr>
              <w:t>街道福华一路</w:t>
            </w:r>
            <w:r>
              <w:rPr>
                <w:rFonts w:hint="eastAsia" w:ascii="Arial" w:hAnsi="Arial" w:cs="Arial"/>
                <w:szCs w:val="21"/>
              </w:rPr>
              <w:t>111号招商证券大厦29楼</w:t>
            </w:r>
            <w:r>
              <w:rPr>
                <w:rFonts w:hint="eastAsia" w:ascii="宋体" w:hAnsi="宋体"/>
                <w:szCs w:val="21"/>
              </w:rPr>
              <w:t>（邮编：518033）</w:t>
            </w:r>
          </w:p>
          <w:p w14:paraId="0463AF00">
            <w:pPr>
              <w:spacing w:before="120" w:line="400" w:lineRule="exact"/>
              <w:rPr>
                <w:rFonts w:ascii="Verdana" w:hAnsi="Verdana"/>
                <w:color w:val="000000"/>
                <w:szCs w:val="21"/>
                <w:shd w:val="clear" w:color="auto" w:fill="C7EDCC"/>
              </w:rPr>
            </w:pPr>
            <w:r>
              <w:rPr>
                <w:rFonts w:ascii="Verdana" w:hAnsi="Verdana"/>
                <w:color w:val="000000"/>
                <w:szCs w:val="21"/>
                <w:shd w:val="clear" w:color="auto" w:fill="C7EDCC"/>
              </w:rPr>
              <w:t>招商证券股份有限公司 托管部</w:t>
            </w:r>
          </w:p>
          <w:p w14:paraId="7F3D3ED4">
            <w:pPr>
              <w:spacing w:before="120" w:line="400" w:lineRule="exact"/>
              <w:rPr>
                <w:rFonts w:ascii="宋体" w:hAnsi="宋体"/>
                <w:szCs w:val="21"/>
              </w:rPr>
            </w:pPr>
            <w:r>
              <w:rPr>
                <w:rFonts w:hint="eastAsia" w:ascii="宋体" w:hAnsi="宋体"/>
                <w:szCs w:val="21"/>
              </w:rPr>
              <w:t>产品组证券协议助理</w:t>
            </w:r>
            <w:r>
              <w:rPr>
                <w:rFonts w:hint="eastAsia" w:ascii="Verdana" w:hAnsi="Verdana"/>
                <w:color w:val="000000"/>
                <w:szCs w:val="21"/>
                <w:shd w:val="clear" w:color="auto" w:fill="C7EDCC"/>
              </w:rPr>
              <w:t xml:space="preserve">   </w:t>
            </w:r>
            <w:r>
              <w:rPr>
                <w:rFonts w:ascii="Verdana" w:hAnsi="Verdana"/>
                <w:color w:val="000000"/>
                <w:szCs w:val="21"/>
                <w:shd w:val="clear" w:color="auto" w:fill="C7EDCC"/>
              </w:rPr>
              <w:t>0755-86157588-8</w:t>
            </w:r>
          </w:p>
        </w:tc>
      </w:tr>
      <w:tr w14:paraId="3235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8" w:type="dxa"/>
            <w:vAlign w:val="center"/>
          </w:tcPr>
          <w:p w14:paraId="00F0C3D2">
            <w:pPr>
              <w:spacing w:line="360" w:lineRule="auto"/>
              <w:jc w:val="left"/>
              <w:rPr>
                <w:rFonts w:ascii="宋体" w:hAnsi="宋体"/>
                <w:szCs w:val="21"/>
              </w:rPr>
            </w:pPr>
            <w:r>
              <w:rPr>
                <w:rFonts w:hint="eastAsia" w:ascii="宋体" w:hAnsi="宋体"/>
                <w:szCs w:val="21"/>
              </w:rPr>
              <w:t>接收数据专用电子邮件：</w:t>
            </w:r>
          </w:p>
        </w:tc>
        <w:tc>
          <w:tcPr>
            <w:tcW w:w="8505" w:type="dxa"/>
            <w:gridSpan w:val="4"/>
            <w:vAlign w:val="center"/>
          </w:tcPr>
          <w:p w14:paraId="2F94F761">
            <w:pPr>
              <w:spacing w:before="120" w:line="400" w:lineRule="exact"/>
              <w:rPr>
                <w:rFonts w:ascii="宋体" w:hAnsi="宋体"/>
                <w:szCs w:val="21"/>
              </w:rPr>
            </w:pPr>
            <w:r>
              <w:rPr>
                <w:rFonts w:hint="eastAsia" w:ascii="宋体" w:hAnsi="宋体"/>
                <w:szCs w:val="21"/>
              </w:rPr>
              <w:t>外包团队专用邮箱：</w:t>
            </w:r>
            <w:r>
              <w:fldChar w:fldCharType="begin"/>
            </w:r>
            <w:r>
              <w:instrText xml:space="preserve"> HYPERLINK "mailto:tgbdata1@cmschina.com.cn" </w:instrText>
            </w:r>
            <w:r>
              <w:fldChar w:fldCharType="separate"/>
            </w:r>
            <w:r>
              <w:rPr>
                <w:rStyle w:val="36"/>
                <w:rFonts w:hint="eastAsia" w:ascii="宋体" w:hAnsi="宋体"/>
              </w:rPr>
              <w:t>tgbdata1@cmschina.com.cn</w:t>
            </w:r>
            <w:r>
              <w:rPr>
                <w:rStyle w:val="36"/>
                <w:rFonts w:hint="eastAsia" w:ascii="宋体" w:hAnsi="宋体"/>
              </w:rPr>
              <w:fldChar w:fldCharType="end"/>
            </w:r>
          </w:p>
          <w:p w14:paraId="00E2FE8A">
            <w:pPr>
              <w:spacing w:line="360" w:lineRule="auto"/>
              <w:ind w:leftChars="-4" w:hanging="8" w:hangingChars="4"/>
              <w:rPr>
                <w:rStyle w:val="36"/>
                <w:rFonts w:ascii="宋体" w:hAnsi="宋体"/>
              </w:rPr>
            </w:pPr>
            <w:r>
              <w:rPr>
                <w:rFonts w:hint="eastAsia" w:ascii="宋体" w:hAnsi="宋体"/>
                <w:szCs w:val="21"/>
              </w:rPr>
              <w:t>托管团队专用邮箱：</w:t>
            </w:r>
            <w:r>
              <w:fldChar w:fldCharType="begin"/>
            </w:r>
            <w:r>
              <w:instrText xml:space="preserve"> HYPERLINK "mailto:tgbdata2@cmschina.com.cn" </w:instrText>
            </w:r>
            <w:r>
              <w:fldChar w:fldCharType="separate"/>
            </w:r>
            <w:r>
              <w:rPr>
                <w:rStyle w:val="36"/>
                <w:rFonts w:hint="eastAsia" w:ascii="宋体" w:hAnsi="宋体"/>
              </w:rPr>
              <w:t>tgbdata2@cmschina.com.cn</w:t>
            </w:r>
            <w:r>
              <w:rPr>
                <w:rStyle w:val="36"/>
                <w:rFonts w:ascii="宋体" w:hAnsi="宋体"/>
              </w:rPr>
              <w:fldChar w:fldCharType="end"/>
            </w:r>
          </w:p>
          <w:p w14:paraId="1F4B98E3">
            <w:pPr>
              <w:spacing w:line="360" w:lineRule="auto"/>
              <w:ind w:leftChars="-4" w:hanging="8" w:hangingChars="4"/>
              <w:rPr>
                <w:rFonts w:ascii="宋体" w:hAnsi="宋体"/>
                <w:szCs w:val="21"/>
              </w:rPr>
            </w:pPr>
            <w:r>
              <w:rPr>
                <w:rFonts w:hint="eastAsia" w:ascii="宋体" w:hAnsi="宋体"/>
                <w:color w:val="FF0000"/>
                <w:szCs w:val="21"/>
              </w:rPr>
              <w:t>（以上邮箱仅用于接收数据，沟通与咨询请联系清算交收与数据对接人。若产品由招商证券提供托管外包服务，则以上两个邮箱都需要发送。）</w:t>
            </w:r>
          </w:p>
        </w:tc>
      </w:tr>
    </w:tbl>
    <w:p w14:paraId="37511658">
      <w:pPr>
        <w:spacing w:line="360" w:lineRule="auto"/>
        <w:ind w:firstLine="602" w:firstLineChars="200"/>
        <w:jc w:val="center"/>
        <w:rPr>
          <w:rFonts w:ascii="宋体" w:hAnsi="宋体"/>
          <w:b/>
          <w:sz w:val="30"/>
          <w:szCs w:val="30"/>
        </w:rPr>
      </w:pPr>
    </w:p>
    <w:p w14:paraId="3CD30DF4">
      <w:pPr>
        <w:widowControl/>
        <w:jc w:val="left"/>
        <w:rPr>
          <w:rFonts w:ascii="宋体" w:hAnsi="宋体"/>
          <w:b/>
          <w:sz w:val="30"/>
          <w:szCs w:val="30"/>
        </w:rPr>
      </w:pPr>
      <w:r>
        <w:rPr>
          <w:rFonts w:ascii="宋体" w:hAnsi="宋体"/>
          <w:b/>
          <w:sz w:val="30"/>
          <w:szCs w:val="30"/>
        </w:rPr>
        <w:br w:type="page"/>
      </w:r>
    </w:p>
    <w:bookmarkEnd w:id="13"/>
    <w:p w14:paraId="07CB1745">
      <w:pPr>
        <w:spacing w:line="360" w:lineRule="auto"/>
        <w:ind w:firstLine="422" w:firstLineChars="200"/>
        <w:jc w:val="right"/>
        <w:rPr>
          <w:rFonts w:ascii="宋体" w:hAnsi="宋体"/>
          <w:b/>
          <w:szCs w:val="21"/>
        </w:rPr>
      </w:pPr>
    </w:p>
    <w:p w14:paraId="15486C70">
      <w:pPr>
        <w:spacing w:before="120" w:line="400" w:lineRule="exact"/>
        <w:ind w:firstLine="482"/>
        <w:jc w:val="center"/>
        <w:rPr>
          <w:rFonts w:ascii="黑体" w:hAnsi="黑体" w:eastAsia="黑体"/>
          <w:b/>
          <w:bCs/>
          <w:sz w:val="24"/>
          <w:highlight w:val="yellow"/>
        </w:rPr>
      </w:pPr>
      <w:commentRangeStart w:id="8"/>
      <w:r>
        <w:rPr>
          <w:rFonts w:hint="eastAsia" w:ascii="黑体" w:hAnsi="黑体" w:eastAsia="黑体"/>
          <w:b/>
          <w:bCs/>
          <w:sz w:val="24"/>
          <w:highlight w:val="yellow"/>
        </w:rPr>
        <w:t>丙方联系人</w:t>
      </w:r>
      <w:commentRangeEnd w:id="8"/>
      <w:r>
        <w:rPr>
          <w:rStyle w:val="37"/>
        </w:rPr>
        <w:commentReference w:id="8"/>
      </w:r>
    </w:p>
    <w:p w14:paraId="1674CB46">
      <w:pPr>
        <w:spacing w:before="120" w:line="400" w:lineRule="exact"/>
        <w:ind w:firstLine="482"/>
        <w:jc w:val="center"/>
        <w:rPr>
          <w:rFonts w:ascii="黑体" w:hAnsi="黑体" w:eastAsia="黑体"/>
          <w:b/>
          <w:bCs/>
          <w:sz w:val="24"/>
          <w:highlight w:val="yellow"/>
        </w:rPr>
      </w:pPr>
    </w:p>
    <w:tbl>
      <w:tblPr>
        <w:tblStyle w:val="31"/>
        <w:tblW w:w="8672" w:type="dxa"/>
        <w:tblInd w:w="93" w:type="dxa"/>
        <w:tblLayout w:type="autofit"/>
        <w:tblCellMar>
          <w:top w:w="0" w:type="dxa"/>
          <w:left w:w="108" w:type="dxa"/>
          <w:bottom w:w="0" w:type="dxa"/>
          <w:right w:w="108" w:type="dxa"/>
        </w:tblCellMar>
      </w:tblPr>
      <w:tblGrid>
        <w:gridCol w:w="1182"/>
        <w:gridCol w:w="1174"/>
        <w:gridCol w:w="2065"/>
        <w:gridCol w:w="2065"/>
        <w:gridCol w:w="2186"/>
      </w:tblGrid>
      <w:tr w14:paraId="7258A2BC">
        <w:tblPrEx>
          <w:tblCellMar>
            <w:top w:w="0" w:type="dxa"/>
            <w:left w:w="108" w:type="dxa"/>
            <w:bottom w:w="0" w:type="dxa"/>
            <w:right w:w="108" w:type="dxa"/>
          </w:tblCellMar>
        </w:tblPrEx>
        <w:trPr>
          <w:trHeight w:val="648" w:hRule="atLeast"/>
        </w:trPr>
        <w:tc>
          <w:tcPr>
            <w:tcW w:w="1182" w:type="dxa"/>
            <w:tcBorders>
              <w:top w:val="single" w:color="auto" w:sz="8" w:space="0"/>
              <w:left w:val="single" w:color="auto" w:sz="8" w:space="0"/>
              <w:bottom w:val="single" w:color="auto" w:sz="8" w:space="0"/>
              <w:right w:val="single" w:color="auto" w:sz="8" w:space="0"/>
            </w:tcBorders>
            <w:shd w:val="clear" w:color="auto" w:fill="auto"/>
            <w:vAlign w:val="center"/>
          </w:tcPr>
          <w:p w14:paraId="19A6F3F4">
            <w:pPr>
              <w:jc w:val="center"/>
              <w:rPr>
                <w:rFonts w:ascii="宋体" w:hAnsi="宋体" w:cs="宋体"/>
                <w:color w:val="000000"/>
                <w:szCs w:val="21"/>
                <w:highlight w:val="yellow"/>
              </w:rPr>
            </w:pPr>
            <w:r>
              <w:rPr>
                <w:rFonts w:hint="eastAsia" w:ascii="宋体" w:hAnsi="宋体" w:cs="宋体"/>
                <w:color w:val="000000"/>
                <w:szCs w:val="21"/>
                <w:highlight w:val="yellow"/>
              </w:rPr>
              <w:t>岗位</w:t>
            </w:r>
          </w:p>
        </w:tc>
        <w:tc>
          <w:tcPr>
            <w:tcW w:w="1174" w:type="dxa"/>
            <w:tcBorders>
              <w:top w:val="single" w:color="auto" w:sz="8" w:space="0"/>
              <w:left w:val="nil"/>
              <w:bottom w:val="single" w:color="auto" w:sz="8" w:space="0"/>
              <w:right w:val="single" w:color="auto" w:sz="8" w:space="0"/>
            </w:tcBorders>
            <w:shd w:val="clear" w:color="auto" w:fill="auto"/>
            <w:vAlign w:val="center"/>
          </w:tcPr>
          <w:p w14:paraId="34E9A1F8">
            <w:pPr>
              <w:jc w:val="center"/>
              <w:rPr>
                <w:rFonts w:ascii="宋体" w:hAnsi="宋体" w:cs="宋体"/>
                <w:color w:val="000000"/>
                <w:szCs w:val="21"/>
                <w:highlight w:val="yellow"/>
              </w:rPr>
            </w:pPr>
            <w:r>
              <w:rPr>
                <w:rFonts w:hint="eastAsia" w:ascii="宋体" w:hAnsi="宋体" w:cs="宋体"/>
                <w:color w:val="000000"/>
                <w:szCs w:val="21"/>
                <w:highlight w:val="yellow"/>
              </w:rPr>
              <w:t>姓名</w:t>
            </w:r>
          </w:p>
        </w:tc>
        <w:tc>
          <w:tcPr>
            <w:tcW w:w="2065" w:type="dxa"/>
            <w:tcBorders>
              <w:top w:val="single" w:color="auto" w:sz="8" w:space="0"/>
              <w:left w:val="nil"/>
              <w:bottom w:val="single" w:color="auto" w:sz="8" w:space="0"/>
              <w:right w:val="single" w:color="auto" w:sz="8" w:space="0"/>
            </w:tcBorders>
            <w:shd w:val="clear" w:color="auto" w:fill="auto"/>
            <w:vAlign w:val="center"/>
          </w:tcPr>
          <w:p w14:paraId="01F78821">
            <w:pPr>
              <w:jc w:val="center"/>
              <w:rPr>
                <w:rFonts w:ascii="宋体" w:hAnsi="宋体" w:cs="宋体"/>
                <w:color w:val="000000"/>
                <w:szCs w:val="21"/>
                <w:highlight w:val="yellow"/>
              </w:rPr>
            </w:pPr>
            <w:r>
              <w:rPr>
                <w:rFonts w:hint="eastAsia" w:ascii="宋体" w:hAnsi="宋体" w:cs="宋体"/>
                <w:color w:val="000000"/>
                <w:szCs w:val="21"/>
                <w:highlight w:val="yellow"/>
              </w:rPr>
              <w:t>分机</w:t>
            </w:r>
          </w:p>
        </w:tc>
        <w:tc>
          <w:tcPr>
            <w:tcW w:w="2065" w:type="dxa"/>
            <w:tcBorders>
              <w:top w:val="single" w:color="auto" w:sz="8" w:space="0"/>
              <w:left w:val="nil"/>
              <w:bottom w:val="single" w:color="auto" w:sz="8" w:space="0"/>
              <w:right w:val="single" w:color="auto" w:sz="8" w:space="0"/>
            </w:tcBorders>
            <w:shd w:val="clear" w:color="auto" w:fill="auto"/>
            <w:vAlign w:val="center"/>
          </w:tcPr>
          <w:p w14:paraId="102E1616">
            <w:pPr>
              <w:jc w:val="center"/>
              <w:rPr>
                <w:rFonts w:ascii="宋体" w:hAnsi="宋体" w:cs="宋体"/>
                <w:color w:val="000000"/>
                <w:szCs w:val="21"/>
                <w:highlight w:val="yellow"/>
              </w:rPr>
            </w:pPr>
            <w:r>
              <w:rPr>
                <w:rFonts w:hint="eastAsia" w:ascii="宋体" w:hAnsi="宋体" w:cs="宋体"/>
                <w:color w:val="000000"/>
                <w:szCs w:val="21"/>
                <w:highlight w:val="yellow"/>
              </w:rPr>
              <w:t>邮箱</w:t>
            </w:r>
          </w:p>
        </w:tc>
        <w:tc>
          <w:tcPr>
            <w:tcW w:w="2186" w:type="dxa"/>
            <w:tcBorders>
              <w:top w:val="single" w:color="auto" w:sz="8" w:space="0"/>
              <w:left w:val="nil"/>
              <w:bottom w:val="single" w:color="auto" w:sz="8" w:space="0"/>
              <w:right w:val="single" w:color="auto" w:sz="8" w:space="0"/>
            </w:tcBorders>
            <w:shd w:val="clear" w:color="auto" w:fill="auto"/>
            <w:vAlign w:val="center"/>
          </w:tcPr>
          <w:p w14:paraId="5311F108">
            <w:pPr>
              <w:jc w:val="center"/>
              <w:rPr>
                <w:rFonts w:ascii="宋体" w:hAnsi="宋体" w:cs="宋体"/>
                <w:color w:val="000000"/>
                <w:szCs w:val="21"/>
                <w:highlight w:val="yellow"/>
              </w:rPr>
            </w:pPr>
            <w:r>
              <w:rPr>
                <w:rFonts w:hint="eastAsia" w:ascii="宋体" w:hAnsi="宋体" w:cs="宋体"/>
                <w:color w:val="000000"/>
                <w:szCs w:val="21"/>
                <w:highlight w:val="yellow"/>
              </w:rPr>
              <w:t>手机</w:t>
            </w:r>
          </w:p>
        </w:tc>
      </w:tr>
      <w:tr w14:paraId="269C142D">
        <w:tblPrEx>
          <w:tblCellMar>
            <w:top w:w="0" w:type="dxa"/>
            <w:left w:w="108" w:type="dxa"/>
            <w:bottom w:w="0" w:type="dxa"/>
            <w:right w:w="108" w:type="dxa"/>
          </w:tblCellMar>
        </w:tblPrEx>
        <w:trPr>
          <w:trHeight w:val="493" w:hRule="atLeast"/>
        </w:trPr>
        <w:tc>
          <w:tcPr>
            <w:tcW w:w="1182" w:type="dxa"/>
            <w:vMerge w:val="restart"/>
            <w:tcBorders>
              <w:top w:val="nil"/>
              <w:left w:val="single" w:color="auto" w:sz="8" w:space="0"/>
              <w:bottom w:val="single" w:color="000000" w:sz="8" w:space="0"/>
              <w:right w:val="single" w:color="auto" w:sz="8" w:space="0"/>
            </w:tcBorders>
            <w:shd w:val="clear" w:color="auto" w:fill="auto"/>
            <w:vAlign w:val="center"/>
          </w:tcPr>
          <w:p w14:paraId="4D67F68A">
            <w:pPr>
              <w:jc w:val="center"/>
              <w:rPr>
                <w:rFonts w:ascii="宋体" w:hAnsi="宋体" w:cs="宋体"/>
                <w:color w:val="000000"/>
                <w:szCs w:val="21"/>
                <w:highlight w:val="yellow"/>
              </w:rPr>
            </w:pPr>
            <w:r>
              <w:rPr>
                <w:rFonts w:hint="eastAsia" w:ascii="宋体" w:hAnsi="宋体" w:cs="宋体"/>
                <w:color w:val="000000"/>
                <w:szCs w:val="21"/>
                <w:highlight w:val="yellow"/>
              </w:rPr>
              <w:t>交易</w:t>
            </w:r>
          </w:p>
        </w:tc>
        <w:tc>
          <w:tcPr>
            <w:tcW w:w="1174" w:type="dxa"/>
            <w:tcBorders>
              <w:top w:val="nil"/>
              <w:left w:val="nil"/>
              <w:bottom w:val="single" w:color="auto" w:sz="8" w:space="0"/>
              <w:right w:val="single" w:color="auto" w:sz="8" w:space="0"/>
            </w:tcBorders>
            <w:shd w:val="clear" w:color="auto" w:fill="auto"/>
            <w:vAlign w:val="center"/>
          </w:tcPr>
          <w:p w14:paraId="2869E9DF">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023DCC68">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17D774B2">
            <w:pPr>
              <w:jc w:val="center"/>
              <w:rPr>
                <w:rFonts w:ascii="宋体" w:hAnsi="宋体" w:cs="宋体"/>
                <w:color w:val="000000"/>
                <w:szCs w:val="21"/>
                <w:highlight w:val="yellow"/>
              </w:rPr>
            </w:pPr>
          </w:p>
        </w:tc>
        <w:tc>
          <w:tcPr>
            <w:tcW w:w="2186" w:type="dxa"/>
            <w:tcBorders>
              <w:top w:val="nil"/>
              <w:left w:val="nil"/>
              <w:bottom w:val="single" w:color="auto" w:sz="8" w:space="0"/>
              <w:right w:val="single" w:color="auto" w:sz="8" w:space="0"/>
            </w:tcBorders>
            <w:shd w:val="clear" w:color="auto" w:fill="auto"/>
            <w:vAlign w:val="center"/>
          </w:tcPr>
          <w:p w14:paraId="3FA48C03">
            <w:pPr>
              <w:rPr>
                <w:rFonts w:ascii="宋体" w:hAnsi="宋体" w:cs="宋体"/>
                <w:color w:val="000000"/>
                <w:szCs w:val="21"/>
                <w:highlight w:val="yellow"/>
              </w:rPr>
            </w:pPr>
          </w:p>
        </w:tc>
      </w:tr>
      <w:tr w14:paraId="10867CB5">
        <w:tblPrEx>
          <w:tblCellMar>
            <w:top w:w="0" w:type="dxa"/>
            <w:left w:w="108" w:type="dxa"/>
            <w:bottom w:w="0" w:type="dxa"/>
            <w:right w:w="108" w:type="dxa"/>
          </w:tblCellMar>
        </w:tblPrEx>
        <w:trPr>
          <w:trHeight w:val="474" w:hRule="atLeast"/>
        </w:trPr>
        <w:tc>
          <w:tcPr>
            <w:tcW w:w="1182" w:type="dxa"/>
            <w:vMerge w:val="continue"/>
            <w:tcBorders>
              <w:top w:val="nil"/>
              <w:left w:val="single" w:color="auto" w:sz="8" w:space="0"/>
              <w:bottom w:val="single" w:color="000000" w:sz="8" w:space="0"/>
              <w:right w:val="single" w:color="auto" w:sz="8" w:space="0"/>
            </w:tcBorders>
            <w:vAlign w:val="center"/>
          </w:tcPr>
          <w:p w14:paraId="4CBEC7F5">
            <w:pPr>
              <w:rPr>
                <w:rFonts w:ascii="宋体" w:hAnsi="宋体" w:cs="宋体"/>
                <w:color w:val="000000"/>
                <w:szCs w:val="21"/>
                <w:highlight w:val="yellow"/>
              </w:rPr>
            </w:pPr>
          </w:p>
        </w:tc>
        <w:tc>
          <w:tcPr>
            <w:tcW w:w="1174" w:type="dxa"/>
            <w:tcBorders>
              <w:top w:val="nil"/>
              <w:left w:val="nil"/>
              <w:bottom w:val="single" w:color="auto" w:sz="8" w:space="0"/>
              <w:right w:val="single" w:color="auto" w:sz="8" w:space="0"/>
            </w:tcBorders>
            <w:shd w:val="clear" w:color="auto" w:fill="auto"/>
            <w:vAlign w:val="center"/>
          </w:tcPr>
          <w:p w14:paraId="4E09D207">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69CB3014">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330071CB">
            <w:pPr>
              <w:jc w:val="center"/>
              <w:rPr>
                <w:rFonts w:ascii="宋体" w:hAnsi="宋体" w:cs="宋体"/>
                <w:color w:val="000000"/>
                <w:szCs w:val="21"/>
                <w:highlight w:val="yellow"/>
              </w:rPr>
            </w:pPr>
          </w:p>
        </w:tc>
        <w:tc>
          <w:tcPr>
            <w:tcW w:w="2186" w:type="dxa"/>
            <w:tcBorders>
              <w:top w:val="nil"/>
              <w:left w:val="nil"/>
              <w:bottom w:val="single" w:color="auto" w:sz="8" w:space="0"/>
              <w:right w:val="single" w:color="auto" w:sz="8" w:space="0"/>
            </w:tcBorders>
            <w:shd w:val="clear" w:color="auto" w:fill="auto"/>
            <w:vAlign w:val="center"/>
          </w:tcPr>
          <w:p w14:paraId="331A3C42">
            <w:pPr>
              <w:rPr>
                <w:rFonts w:ascii="宋体" w:hAnsi="宋体" w:cs="宋体"/>
                <w:color w:val="000000"/>
                <w:szCs w:val="21"/>
                <w:highlight w:val="yellow"/>
              </w:rPr>
            </w:pPr>
          </w:p>
        </w:tc>
      </w:tr>
      <w:tr w14:paraId="1B55F2B4">
        <w:tblPrEx>
          <w:tblCellMar>
            <w:top w:w="0" w:type="dxa"/>
            <w:left w:w="108" w:type="dxa"/>
            <w:bottom w:w="0" w:type="dxa"/>
            <w:right w:w="108" w:type="dxa"/>
          </w:tblCellMar>
        </w:tblPrEx>
        <w:trPr>
          <w:trHeight w:val="708" w:hRule="atLeast"/>
        </w:trPr>
        <w:tc>
          <w:tcPr>
            <w:tcW w:w="1182" w:type="dxa"/>
            <w:vMerge w:val="restart"/>
            <w:tcBorders>
              <w:top w:val="nil"/>
              <w:left w:val="single" w:color="auto" w:sz="8" w:space="0"/>
              <w:bottom w:val="single" w:color="000000" w:sz="8" w:space="0"/>
              <w:right w:val="single" w:color="auto" w:sz="8" w:space="0"/>
            </w:tcBorders>
            <w:shd w:val="clear" w:color="auto" w:fill="auto"/>
            <w:vAlign w:val="center"/>
          </w:tcPr>
          <w:p w14:paraId="126ADF3C">
            <w:pPr>
              <w:jc w:val="center"/>
              <w:rPr>
                <w:rFonts w:ascii="宋体" w:hAnsi="宋体" w:cs="宋体"/>
                <w:color w:val="000000"/>
                <w:szCs w:val="21"/>
                <w:highlight w:val="yellow"/>
              </w:rPr>
            </w:pPr>
            <w:r>
              <w:rPr>
                <w:rFonts w:hint="eastAsia" w:ascii="宋体" w:hAnsi="宋体" w:cs="宋体"/>
                <w:color w:val="000000"/>
                <w:szCs w:val="21"/>
                <w:highlight w:val="yellow"/>
              </w:rPr>
              <w:t>清算</w:t>
            </w:r>
          </w:p>
        </w:tc>
        <w:tc>
          <w:tcPr>
            <w:tcW w:w="1174" w:type="dxa"/>
            <w:tcBorders>
              <w:top w:val="nil"/>
              <w:left w:val="nil"/>
              <w:bottom w:val="single" w:color="auto" w:sz="8" w:space="0"/>
              <w:right w:val="single" w:color="auto" w:sz="8" w:space="0"/>
            </w:tcBorders>
            <w:shd w:val="clear" w:color="auto" w:fill="auto"/>
            <w:vAlign w:val="center"/>
          </w:tcPr>
          <w:p w14:paraId="2902AC1B">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66916132">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724AAFC0">
            <w:pPr>
              <w:jc w:val="center"/>
              <w:rPr>
                <w:rFonts w:ascii="宋体" w:hAnsi="宋体" w:cs="宋体"/>
                <w:color w:val="000000"/>
                <w:szCs w:val="21"/>
                <w:highlight w:val="yellow"/>
              </w:rPr>
            </w:pPr>
          </w:p>
        </w:tc>
        <w:tc>
          <w:tcPr>
            <w:tcW w:w="2186" w:type="dxa"/>
            <w:tcBorders>
              <w:top w:val="nil"/>
              <w:left w:val="nil"/>
              <w:bottom w:val="single" w:color="auto" w:sz="8" w:space="0"/>
              <w:right w:val="single" w:color="auto" w:sz="8" w:space="0"/>
            </w:tcBorders>
            <w:shd w:val="clear" w:color="auto" w:fill="auto"/>
            <w:vAlign w:val="center"/>
          </w:tcPr>
          <w:p w14:paraId="36454ADE">
            <w:pPr>
              <w:rPr>
                <w:rFonts w:ascii="宋体" w:hAnsi="宋体" w:cs="宋体"/>
                <w:color w:val="000000"/>
                <w:szCs w:val="21"/>
                <w:highlight w:val="yellow"/>
              </w:rPr>
            </w:pPr>
          </w:p>
        </w:tc>
      </w:tr>
      <w:tr w14:paraId="1DA867E8">
        <w:tblPrEx>
          <w:tblCellMar>
            <w:top w:w="0" w:type="dxa"/>
            <w:left w:w="108" w:type="dxa"/>
            <w:bottom w:w="0" w:type="dxa"/>
            <w:right w:w="108" w:type="dxa"/>
          </w:tblCellMar>
        </w:tblPrEx>
        <w:trPr>
          <w:trHeight w:val="708" w:hRule="atLeast"/>
        </w:trPr>
        <w:tc>
          <w:tcPr>
            <w:tcW w:w="1182" w:type="dxa"/>
            <w:vMerge w:val="continue"/>
            <w:tcBorders>
              <w:top w:val="nil"/>
              <w:left w:val="single" w:color="auto" w:sz="8" w:space="0"/>
              <w:bottom w:val="single" w:color="000000" w:sz="8" w:space="0"/>
              <w:right w:val="single" w:color="auto" w:sz="8" w:space="0"/>
            </w:tcBorders>
            <w:vAlign w:val="center"/>
          </w:tcPr>
          <w:p w14:paraId="4B4CA4E1">
            <w:pPr>
              <w:rPr>
                <w:rFonts w:ascii="宋体" w:hAnsi="宋体" w:cs="宋体"/>
                <w:color w:val="000000"/>
                <w:szCs w:val="21"/>
                <w:highlight w:val="yellow"/>
              </w:rPr>
            </w:pPr>
          </w:p>
        </w:tc>
        <w:tc>
          <w:tcPr>
            <w:tcW w:w="1174" w:type="dxa"/>
            <w:tcBorders>
              <w:top w:val="nil"/>
              <w:left w:val="nil"/>
              <w:bottom w:val="single" w:color="auto" w:sz="8" w:space="0"/>
              <w:right w:val="single" w:color="auto" w:sz="8" w:space="0"/>
            </w:tcBorders>
            <w:shd w:val="clear" w:color="auto" w:fill="auto"/>
            <w:vAlign w:val="center"/>
          </w:tcPr>
          <w:p w14:paraId="565E1C23">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736A40BB">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4E4233DA">
            <w:pPr>
              <w:jc w:val="center"/>
              <w:rPr>
                <w:rFonts w:ascii="宋体" w:hAnsi="宋体" w:cs="宋体"/>
                <w:color w:val="000000"/>
                <w:szCs w:val="21"/>
                <w:highlight w:val="yellow"/>
              </w:rPr>
            </w:pPr>
          </w:p>
        </w:tc>
        <w:tc>
          <w:tcPr>
            <w:tcW w:w="2186" w:type="dxa"/>
            <w:tcBorders>
              <w:top w:val="nil"/>
              <w:left w:val="nil"/>
              <w:bottom w:val="single" w:color="auto" w:sz="8" w:space="0"/>
              <w:right w:val="single" w:color="auto" w:sz="8" w:space="0"/>
            </w:tcBorders>
            <w:shd w:val="clear" w:color="auto" w:fill="auto"/>
            <w:vAlign w:val="center"/>
          </w:tcPr>
          <w:p w14:paraId="5CCC1E04">
            <w:pPr>
              <w:rPr>
                <w:rFonts w:ascii="宋体" w:hAnsi="宋体" w:cs="宋体"/>
                <w:color w:val="000000"/>
                <w:szCs w:val="21"/>
                <w:highlight w:val="yellow"/>
              </w:rPr>
            </w:pPr>
          </w:p>
        </w:tc>
      </w:tr>
      <w:tr w14:paraId="30DC78BB">
        <w:tblPrEx>
          <w:tblCellMar>
            <w:top w:w="0" w:type="dxa"/>
            <w:left w:w="108" w:type="dxa"/>
            <w:bottom w:w="0" w:type="dxa"/>
            <w:right w:w="108" w:type="dxa"/>
          </w:tblCellMar>
        </w:tblPrEx>
        <w:trPr>
          <w:trHeight w:val="708" w:hRule="atLeast"/>
        </w:trPr>
        <w:tc>
          <w:tcPr>
            <w:tcW w:w="1182" w:type="dxa"/>
            <w:tcBorders>
              <w:top w:val="nil"/>
              <w:left w:val="single" w:color="auto" w:sz="8" w:space="0"/>
              <w:bottom w:val="nil"/>
              <w:right w:val="single" w:color="auto" w:sz="8" w:space="0"/>
            </w:tcBorders>
            <w:shd w:val="clear" w:color="auto" w:fill="auto"/>
            <w:vAlign w:val="center"/>
          </w:tcPr>
          <w:p w14:paraId="60A6EAB3">
            <w:pPr>
              <w:jc w:val="center"/>
              <w:rPr>
                <w:rFonts w:ascii="宋体" w:hAnsi="宋体" w:cs="宋体"/>
                <w:color w:val="000000"/>
                <w:szCs w:val="21"/>
                <w:highlight w:val="yellow"/>
              </w:rPr>
            </w:pPr>
            <w:r>
              <w:rPr>
                <w:rFonts w:hint="eastAsia" w:ascii="宋体" w:hAnsi="宋体" w:cs="宋体"/>
                <w:color w:val="000000"/>
                <w:szCs w:val="21"/>
                <w:highlight w:val="yellow"/>
              </w:rPr>
              <w:t>电脑</w:t>
            </w:r>
          </w:p>
        </w:tc>
        <w:tc>
          <w:tcPr>
            <w:tcW w:w="1174" w:type="dxa"/>
            <w:tcBorders>
              <w:top w:val="nil"/>
              <w:left w:val="nil"/>
              <w:bottom w:val="single" w:color="auto" w:sz="8" w:space="0"/>
              <w:right w:val="single" w:color="auto" w:sz="8" w:space="0"/>
            </w:tcBorders>
            <w:shd w:val="clear" w:color="auto" w:fill="auto"/>
            <w:vAlign w:val="center"/>
          </w:tcPr>
          <w:p w14:paraId="7E86B070">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102BA99C">
            <w:pPr>
              <w:jc w:val="center"/>
              <w:rPr>
                <w:rFonts w:ascii="宋体" w:hAnsi="宋体" w:cs="宋体"/>
                <w:color w:val="000000"/>
                <w:szCs w:val="21"/>
                <w:highlight w:val="yellow"/>
              </w:rPr>
            </w:pPr>
          </w:p>
        </w:tc>
        <w:tc>
          <w:tcPr>
            <w:tcW w:w="2065" w:type="dxa"/>
            <w:tcBorders>
              <w:top w:val="nil"/>
              <w:left w:val="nil"/>
              <w:bottom w:val="single" w:color="auto" w:sz="8" w:space="0"/>
              <w:right w:val="single" w:color="auto" w:sz="8" w:space="0"/>
            </w:tcBorders>
            <w:shd w:val="clear" w:color="auto" w:fill="auto"/>
            <w:vAlign w:val="center"/>
          </w:tcPr>
          <w:p w14:paraId="76166EF4">
            <w:pPr>
              <w:jc w:val="center"/>
              <w:rPr>
                <w:rFonts w:ascii="宋体" w:hAnsi="宋体" w:cs="宋体"/>
                <w:color w:val="000000"/>
                <w:szCs w:val="21"/>
                <w:highlight w:val="yellow"/>
              </w:rPr>
            </w:pPr>
          </w:p>
        </w:tc>
        <w:tc>
          <w:tcPr>
            <w:tcW w:w="2186" w:type="dxa"/>
            <w:tcBorders>
              <w:top w:val="nil"/>
              <w:left w:val="nil"/>
              <w:bottom w:val="single" w:color="auto" w:sz="8" w:space="0"/>
              <w:right w:val="single" w:color="auto" w:sz="8" w:space="0"/>
            </w:tcBorders>
            <w:shd w:val="clear" w:color="auto" w:fill="auto"/>
            <w:vAlign w:val="center"/>
          </w:tcPr>
          <w:p w14:paraId="55AB8A10">
            <w:pPr>
              <w:rPr>
                <w:rFonts w:ascii="宋体" w:hAnsi="宋体" w:cs="宋体"/>
                <w:color w:val="000000"/>
                <w:szCs w:val="21"/>
                <w:highlight w:val="yellow"/>
              </w:rPr>
            </w:pPr>
          </w:p>
        </w:tc>
      </w:tr>
      <w:tr w14:paraId="656A7120">
        <w:tblPrEx>
          <w:tblCellMar>
            <w:top w:w="0" w:type="dxa"/>
            <w:left w:w="108" w:type="dxa"/>
            <w:bottom w:w="0" w:type="dxa"/>
            <w:right w:w="108" w:type="dxa"/>
          </w:tblCellMar>
        </w:tblPrEx>
        <w:trPr>
          <w:trHeight w:val="686" w:hRule="atLeast"/>
        </w:trPr>
        <w:tc>
          <w:tcPr>
            <w:tcW w:w="1182" w:type="dxa"/>
            <w:tcBorders>
              <w:top w:val="single" w:color="auto" w:sz="8" w:space="0"/>
              <w:left w:val="single" w:color="auto" w:sz="8" w:space="0"/>
              <w:bottom w:val="nil"/>
              <w:right w:val="single" w:color="auto" w:sz="8" w:space="0"/>
            </w:tcBorders>
            <w:shd w:val="clear" w:color="auto" w:fill="auto"/>
            <w:vAlign w:val="center"/>
          </w:tcPr>
          <w:p w14:paraId="15106D83">
            <w:pPr>
              <w:jc w:val="center"/>
              <w:rPr>
                <w:rFonts w:ascii="宋体" w:hAnsi="宋体" w:cs="宋体"/>
                <w:color w:val="000000"/>
                <w:szCs w:val="21"/>
                <w:highlight w:val="yellow"/>
              </w:rPr>
            </w:pPr>
            <w:commentRangeStart w:id="9"/>
            <w:r>
              <w:rPr>
                <w:rFonts w:hint="eastAsia" w:ascii="宋体" w:hAnsi="宋体" w:cs="宋体"/>
                <w:color w:val="000000"/>
                <w:szCs w:val="21"/>
                <w:highlight w:val="yellow"/>
              </w:rPr>
              <w:t>数据发送对接人</w:t>
            </w:r>
            <w:commentRangeEnd w:id="9"/>
            <w:r>
              <w:rPr>
                <w:rStyle w:val="37"/>
              </w:rPr>
              <w:commentReference w:id="9"/>
            </w:r>
          </w:p>
        </w:tc>
        <w:tc>
          <w:tcPr>
            <w:tcW w:w="1174" w:type="dxa"/>
            <w:tcBorders>
              <w:top w:val="nil"/>
              <w:left w:val="nil"/>
              <w:bottom w:val="single" w:color="auto" w:sz="8" w:space="0"/>
              <w:right w:val="single" w:color="auto" w:sz="8" w:space="0"/>
            </w:tcBorders>
            <w:shd w:val="clear" w:color="auto" w:fill="auto"/>
            <w:vAlign w:val="center"/>
          </w:tcPr>
          <w:p w14:paraId="3245EA52">
            <w:pPr>
              <w:jc w:val="center"/>
              <w:rPr>
                <w:rFonts w:ascii="宋体" w:hAnsi="宋体" w:cs="宋体"/>
                <w:color w:val="000000"/>
                <w:szCs w:val="21"/>
              </w:rPr>
            </w:pPr>
          </w:p>
        </w:tc>
        <w:tc>
          <w:tcPr>
            <w:tcW w:w="2065" w:type="dxa"/>
            <w:tcBorders>
              <w:top w:val="nil"/>
              <w:left w:val="nil"/>
              <w:bottom w:val="single" w:color="auto" w:sz="8" w:space="0"/>
              <w:right w:val="single" w:color="auto" w:sz="8" w:space="0"/>
            </w:tcBorders>
            <w:shd w:val="clear" w:color="auto" w:fill="auto"/>
            <w:vAlign w:val="center"/>
          </w:tcPr>
          <w:p w14:paraId="3F3B1A50">
            <w:pPr>
              <w:jc w:val="center"/>
              <w:rPr>
                <w:rFonts w:ascii="宋体" w:hAnsi="宋体" w:cs="宋体"/>
                <w:color w:val="000000"/>
                <w:szCs w:val="21"/>
              </w:rPr>
            </w:pPr>
          </w:p>
        </w:tc>
        <w:tc>
          <w:tcPr>
            <w:tcW w:w="2065" w:type="dxa"/>
            <w:tcBorders>
              <w:top w:val="nil"/>
              <w:left w:val="nil"/>
              <w:bottom w:val="single" w:color="auto" w:sz="8" w:space="0"/>
              <w:right w:val="single" w:color="auto" w:sz="8" w:space="0"/>
            </w:tcBorders>
            <w:shd w:val="clear" w:color="auto" w:fill="auto"/>
            <w:vAlign w:val="center"/>
          </w:tcPr>
          <w:p w14:paraId="596D56B0">
            <w:pPr>
              <w:jc w:val="center"/>
              <w:rPr>
                <w:rFonts w:ascii="宋体" w:hAnsi="宋体" w:cs="宋体"/>
                <w:color w:val="000000"/>
                <w:szCs w:val="21"/>
              </w:rPr>
            </w:pPr>
          </w:p>
        </w:tc>
        <w:tc>
          <w:tcPr>
            <w:tcW w:w="2186" w:type="dxa"/>
            <w:tcBorders>
              <w:top w:val="nil"/>
              <w:left w:val="nil"/>
              <w:bottom w:val="single" w:color="auto" w:sz="8" w:space="0"/>
              <w:right w:val="single" w:color="auto" w:sz="8" w:space="0"/>
            </w:tcBorders>
            <w:shd w:val="clear" w:color="auto" w:fill="auto"/>
            <w:vAlign w:val="center"/>
          </w:tcPr>
          <w:p w14:paraId="52A37FCB">
            <w:pPr>
              <w:rPr>
                <w:rFonts w:ascii="宋体" w:hAnsi="宋体" w:cs="宋体"/>
                <w:color w:val="000000"/>
                <w:szCs w:val="21"/>
              </w:rPr>
            </w:pPr>
          </w:p>
        </w:tc>
      </w:tr>
      <w:tr w14:paraId="355CB081">
        <w:tblPrEx>
          <w:tblCellMar>
            <w:top w:w="0" w:type="dxa"/>
            <w:left w:w="108" w:type="dxa"/>
            <w:bottom w:w="0" w:type="dxa"/>
            <w:right w:w="108" w:type="dxa"/>
          </w:tblCellMar>
        </w:tblPrEx>
        <w:trPr>
          <w:trHeight w:val="716" w:hRule="atLeast"/>
        </w:trPr>
        <w:tc>
          <w:tcPr>
            <w:tcW w:w="1182" w:type="dxa"/>
            <w:tcBorders>
              <w:top w:val="single" w:color="auto" w:sz="8" w:space="0"/>
              <w:left w:val="single" w:color="auto" w:sz="8" w:space="0"/>
              <w:bottom w:val="nil"/>
              <w:right w:val="single" w:color="auto" w:sz="8" w:space="0"/>
            </w:tcBorders>
            <w:shd w:val="clear" w:color="auto" w:fill="auto"/>
            <w:vAlign w:val="center"/>
          </w:tcPr>
          <w:p w14:paraId="3F82C56C">
            <w:pPr>
              <w:jc w:val="center"/>
              <w:rPr>
                <w:rFonts w:ascii="宋体" w:hAnsi="宋体" w:cs="宋体"/>
                <w:color w:val="000000"/>
                <w:szCs w:val="21"/>
              </w:rPr>
            </w:pPr>
            <w:r>
              <w:rPr>
                <w:rFonts w:hint="eastAsia" w:ascii="宋体" w:hAnsi="宋体" w:cs="宋体"/>
                <w:color w:val="000000"/>
                <w:szCs w:val="21"/>
                <w:highlight w:val="yellow"/>
              </w:rPr>
              <w:t>协调人</w:t>
            </w:r>
          </w:p>
        </w:tc>
        <w:tc>
          <w:tcPr>
            <w:tcW w:w="1174" w:type="dxa"/>
            <w:tcBorders>
              <w:top w:val="nil"/>
              <w:left w:val="nil"/>
              <w:bottom w:val="single" w:color="auto" w:sz="8" w:space="0"/>
              <w:right w:val="single" w:color="auto" w:sz="8" w:space="0"/>
            </w:tcBorders>
            <w:shd w:val="clear" w:color="auto" w:fill="auto"/>
            <w:vAlign w:val="center"/>
          </w:tcPr>
          <w:p w14:paraId="16DC9030">
            <w:pPr>
              <w:jc w:val="center"/>
              <w:rPr>
                <w:rFonts w:ascii="宋体" w:hAnsi="宋体" w:cs="宋体"/>
                <w:color w:val="000000"/>
                <w:szCs w:val="21"/>
              </w:rPr>
            </w:pPr>
          </w:p>
        </w:tc>
        <w:tc>
          <w:tcPr>
            <w:tcW w:w="2065" w:type="dxa"/>
            <w:tcBorders>
              <w:top w:val="nil"/>
              <w:left w:val="nil"/>
              <w:bottom w:val="single" w:color="auto" w:sz="8" w:space="0"/>
              <w:right w:val="single" w:color="auto" w:sz="8" w:space="0"/>
            </w:tcBorders>
            <w:shd w:val="clear" w:color="auto" w:fill="auto"/>
            <w:vAlign w:val="center"/>
          </w:tcPr>
          <w:p w14:paraId="26942DA6">
            <w:pPr>
              <w:jc w:val="center"/>
              <w:rPr>
                <w:rFonts w:ascii="宋体" w:hAnsi="宋体" w:cs="宋体"/>
                <w:color w:val="000000"/>
                <w:szCs w:val="21"/>
              </w:rPr>
            </w:pPr>
          </w:p>
        </w:tc>
        <w:tc>
          <w:tcPr>
            <w:tcW w:w="2065" w:type="dxa"/>
            <w:tcBorders>
              <w:top w:val="nil"/>
              <w:left w:val="nil"/>
              <w:bottom w:val="single" w:color="auto" w:sz="8" w:space="0"/>
              <w:right w:val="single" w:color="auto" w:sz="8" w:space="0"/>
            </w:tcBorders>
            <w:shd w:val="clear" w:color="auto" w:fill="auto"/>
            <w:vAlign w:val="center"/>
          </w:tcPr>
          <w:p w14:paraId="1DA7F33A">
            <w:pPr>
              <w:jc w:val="center"/>
              <w:rPr>
                <w:rFonts w:ascii="宋体" w:hAnsi="宋体" w:cs="宋体"/>
                <w:color w:val="000000"/>
                <w:szCs w:val="21"/>
              </w:rPr>
            </w:pPr>
          </w:p>
        </w:tc>
        <w:tc>
          <w:tcPr>
            <w:tcW w:w="2186" w:type="dxa"/>
            <w:tcBorders>
              <w:top w:val="nil"/>
              <w:left w:val="nil"/>
              <w:bottom w:val="single" w:color="auto" w:sz="8" w:space="0"/>
              <w:right w:val="single" w:color="auto" w:sz="8" w:space="0"/>
            </w:tcBorders>
            <w:shd w:val="clear" w:color="auto" w:fill="auto"/>
            <w:vAlign w:val="center"/>
          </w:tcPr>
          <w:p w14:paraId="4F2ABB35">
            <w:pPr>
              <w:rPr>
                <w:rFonts w:ascii="宋体" w:hAnsi="宋体" w:cs="宋体"/>
                <w:color w:val="000000"/>
                <w:szCs w:val="21"/>
              </w:rPr>
            </w:pPr>
          </w:p>
        </w:tc>
      </w:tr>
      <w:tr w14:paraId="2DFF841E">
        <w:tblPrEx>
          <w:tblCellMar>
            <w:top w:w="0" w:type="dxa"/>
            <w:left w:w="108" w:type="dxa"/>
            <w:bottom w:w="0" w:type="dxa"/>
            <w:right w:w="108" w:type="dxa"/>
          </w:tblCellMar>
        </w:tblPrEx>
        <w:trPr>
          <w:trHeight w:val="828" w:hRule="atLeast"/>
        </w:trPr>
        <w:tc>
          <w:tcPr>
            <w:tcW w:w="1182" w:type="dxa"/>
            <w:tcBorders>
              <w:top w:val="single" w:color="auto" w:sz="8" w:space="0"/>
              <w:left w:val="single" w:color="auto" w:sz="8" w:space="0"/>
              <w:bottom w:val="nil"/>
              <w:right w:val="single" w:color="auto" w:sz="8" w:space="0"/>
            </w:tcBorders>
            <w:shd w:val="clear" w:color="auto" w:fill="auto"/>
            <w:vAlign w:val="center"/>
          </w:tcPr>
          <w:p w14:paraId="3FEC0CF2">
            <w:pPr>
              <w:jc w:val="center"/>
              <w:rPr>
                <w:rFonts w:ascii="宋体" w:hAnsi="宋体" w:cs="宋体"/>
                <w:color w:val="000000"/>
                <w:szCs w:val="21"/>
                <w:highlight w:val="yellow"/>
              </w:rPr>
            </w:pPr>
            <w:r>
              <w:rPr>
                <w:rFonts w:hint="eastAsia" w:ascii="宋体" w:hAnsi="宋体" w:cs="宋体"/>
                <w:color w:val="000000"/>
                <w:szCs w:val="21"/>
                <w:highlight w:val="yellow"/>
              </w:rPr>
              <w:t>交易数据发送邮箱</w:t>
            </w:r>
          </w:p>
        </w:tc>
        <w:tc>
          <w:tcPr>
            <w:tcW w:w="7490" w:type="dxa"/>
            <w:gridSpan w:val="4"/>
            <w:tcBorders>
              <w:top w:val="nil"/>
              <w:left w:val="nil"/>
              <w:bottom w:val="single" w:color="auto" w:sz="8" w:space="0"/>
              <w:right w:val="single" w:color="auto" w:sz="8" w:space="0"/>
            </w:tcBorders>
            <w:shd w:val="clear" w:color="auto" w:fill="auto"/>
            <w:vAlign w:val="center"/>
          </w:tcPr>
          <w:p w14:paraId="5DB96FB6">
            <w:pPr>
              <w:rPr>
                <w:rFonts w:ascii="宋体" w:hAnsi="宋体" w:cs="宋体"/>
                <w:color w:val="000000"/>
                <w:szCs w:val="21"/>
              </w:rPr>
            </w:pPr>
            <w:commentRangeStart w:id="10"/>
            <w:r>
              <w:rPr>
                <w:rFonts w:hint="eastAsia" w:ascii="宋体" w:hAnsi="宋体" w:cs="宋体"/>
                <w:color w:val="000000"/>
                <w:szCs w:val="21"/>
                <w:u w:val="single"/>
              </w:rPr>
              <w:t xml:space="preserve">                             </w:t>
            </w:r>
            <w:r>
              <w:rPr>
                <w:rFonts w:hint="eastAsia" w:ascii="宋体" w:hAnsi="宋体" w:cs="宋体"/>
                <w:color w:val="000000"/>
                <w:szCs w:val="21"/>
              </w:rPr>
              <w:t xml:space="preserve"> </w:t>
            </w:r>
            <w:commentRangeEnd w:id="10"/>
            <w:r>
              <w:rPr>
                <w:rStyle w:val="37"/>
              </w:rPr>
              <w:commentReference w:id="10"/>
            </w:r>
            <w:r>
              <w:rPr>
                <w:rFonts w:hint="eastAsia" w:ascii="宋体" w:hAnsi="宋体" w:cs="宋体"/>
                <w:color w:val="000000"/>
                <w:szCs w:val="21"/>
              </w:rPr>
              <w:t xml:space="preserve">  </w:t>
            </w:r>
            <w:r>
              <w:rPr>
                <w:rFonts w:hint="eastAsia" w:ascii="宋体" w:hAnsi="宋体" w:cs="宋体"/>
                <w:b/>
                <w:color w:val="FF0000"/>
                <w:szCs w:val="21"/>
              </w:rPr>
              <w:t>（请以此邮箱作为唯一数据发送邮箱）</w:t>
            </w:r>
          </w:p>
        </w:tc>
      </w:tr>
      <w:tr w14:paraId="7D2CA0D1">
        <w:tblPrEx>
          <w:tblCellMar>
            <w:top w:w="0" w:type="dxa"/>
            <w:left w:w="108" w:type="dxa"/>
            <w:bottom w:w="0" w:type="dxa"/>
            <w:right w:w="108" w:type="dxa"/>
          </w:tblCellMar>
        </w:tblPrEx>
        <w:trPr>
          <w:trHeight w:val="1072" w:hRule="atLeast"/>
        </w:trPr>
        <w:tc>
          <w:tcPr>
            <w:tcW w:w="1182" w:type="dxa"/>
            <w:tcBorders>
              <w:top w:val="single" w:color="auto" w:sz="8" w:space="0"/>
              <w:left w:val="single" w:color="auto" w:sz="8" w:space="0"/>
              <w:bottom w:val="nil"/>
              <w:right w:val="single" w:color="auto" w:sz="8" w:space="0"/>
            </w:tcBorders>
            <w:shd w:val="clear" w:color="auto" w:fill="auto"/>
            <w:vAlign w:val="center"/>
          </w:tcPr>
          <w:p w14:paraId="3E7C350F">
            <w:pPr>
              <w:jc w:val="center"/>
              <w:rPr>
                <w:rFonts w:ascii="宋体" w:hAnsi="宋体" w:cs="宋体"/>
                <w:color w:val="000000"/>
                <w:szCs w:val="21"/>
                <w:highlight w:val="yellow"/>
              </w:rPr>
            </w:pPr>
            <w:r>
              <w:rPr>
                <w:rFonts w:hint="eastAsia" w:ascii="宋体" w:hAnsi="宋体" w:cs="宋体"/>
                <w:color w:val="000000"/>
                <w:szCs w:val="21"/>
                <w:highlight w:val="yellow"/>
              </w:rPr>
              <w:t>对账单发送邮箱</w:t>
            </w:r>
          </w:p>
        </w:tc>
        <w:tc>
          <w:tcPr>
            <w:tcW w:w="7490" w:type="dxa"/>
            <w:gridSpan w:val="4"/>
            <w:tcBorders>
              <w:top w:val="nil"/>
              <w:left w:val="nil"/>
              <w:bottom w:val="single" w:color="auto" w:sz="8" w:space="0"/>
              <w:right w:val="single" w:color="auto" w:sz="8" w:space="0"/>
            </w:tcBorders>
            <w:shd w:val="clear" w:color="auto" w:fill="auto"/>
            <w:vAlign w:val="center"/>
          </w:tcPr>
          <w:p w14:paraId="3E0C6933">
            <w:pPr>
              <w:rPr>
                <w:rFonts w:ascii="宋体" w:hAnsi="宋体" w:cs="宋体"/>
                <w:color w:val="000000"/>
                <w:szCs w:val="21"/>
              </w:rPr>
            </w:pPr>
            <w:commentRangeStart w:id="11"/>
            <w:r>
              <w:rPr>
                <w:rFonts w:hint="eastAsia" w:ascii="宋体" w:hAnsi="宋体" w:cs="宋体"/>
                <w:color w:val="000000"/>
                <w:szCs w:val="21"/>
                <w:u w:val="single"/>
              </w:rPr>
              <w:t xml:space="preserve">                             </w:t>
            </w:r>
            <w:r>
              <w:rPr>
                <w:rFonts w:hint="eastAsia" w:ascii="宋体" w:hAnsi="宋体" w:cs="宋体"/>
                <w:color w:val="000000"/>
                <w:szCs w:val="21"/>
              </w:rPr>
              <w:t xml:space="preserve"> </w:t>
            </w:r>
            <w:commentRangeEnd w:id="11"/>
            <w:r>
              <w:rPr>
                <w:rStyle w:val="37"/>
              </w:rPr>
              <w:commentReference w:id="11"/>
            </w:r>
            <w:r>
              <w:rPr>
                <w:rFonts w:hint="eastAsia" w:ascii="宋体" w:hAnsi="宋体" w:cs="宋体"/>
                <w:color w:val="000000"/>
                <w:szCs w:val="21"/>
              </w:rPr>
              <w:t xml:space="preserve">  </w:t>
            </w:r>
            <w:r>
              <w:rPr>
                <w:rFonts w:hint="eastAsia" w:ascii="宋体" w:hAnsi="宋体" w:cs="宋体"/>
                <w:b/>
                <w:color w:val="FF0000"/>
                <w:szCs w:val="21"/>
              </w:rPr>
              <w:t>（请以此邮箱作为唯一对账单发送邮箱）</w:t>
            </w:r>
          </w:p>
        </w:tc>
      </w:tr>
      <w:tr w14:paraId="18FFD72D">
        <w:tblPrEx>
          <w:tblCellMar>
            <w:top w:w="0" w:type="dxa"/>
            <w:left w:w="108" w:type="dxa"/>
            <w:bottom w:w="0" w:type="dxa"/>
            <w:right w:w="108" w:type="dxa"/>
          </w:tblCellMar>
        </w:tblPrEx>
        <w:trPr>
          <w:trHeight w:val="1072" w:hRule="atLeast"/>
        </w:trPr>
        <w:tc>
          <w:tcPr>
            <w:tcW w:w="1182" w:type="dxa"/>
            <w:tcBorders>
              <w:top w:val="single" w:color="auto" w:sz="8" w:space="0"/>
              <w:left w:val="single" w:color="auto" w:sz="8" w:space="0"/>
              <w:bottom w:val="nil"/>
              <w:right w:val="single" w:color="auto" w:sz="8" w:space="0"/>
            </w:tcBorders>
            <w:shd w:val="clear" w:color="auto" w:fill="auto"/>
            <w:vAlign w:val="center"/>
          </w:tcPr>
          <w:p w14:paraId="34226338">
            <w:pPr>
              <w:jc w:val="center"/>
              <w:rPr>
                <w:rFonts w:ascii="宋体" w:hAnsi="宋体" w:cs="宋体"/>
                <w:color w:val="000000"/>
                <w:szCs w:val="21"/>
                <w:highlight w:val="yellow"/>
              </w:rPr>
            </w:pPr>
            <w:commentRangeStart w:id="12"/>
            <w:r>
              <w:rPr>
                <w:rFonts w:hint="eastAsia" w:ascii="宋体" w:hAnsi="宋体" w:cs="宋体"/>
                <w:color w:val="000000"/>
                <w:szCs w:val="21"/>
                <w:highlight w:val="yellow"/>
              </w:rPr>
              <w:t>本协议联系人信息</w:t>
            </w:r>
            <w:commentRangeEnd w:id="12"/>
            <w:r>
              <w:rPr>
                <w:rStyle w:val="37"/>
              </w:rPr>
              <w:commentReference w:id="12"/>
            </w:r>
          </w:p>
        </w:tc>
        <w:tc>
          <w:tcPr>
            <w:tcW w:w="7490" w:type="dxa"/>
            <w:gridSpan w:val="4"/>
            <w:tcBorders>
              <w:top w:val="nil"/>
              <w:left w:val="nil"/>
              <w:bottom w:val="single" w:color="auto" w:sz="8" w:space="0"/>
              <w:right w:val="single" w:color="auto" w:sz="8" w:space="0"/>
            </w:tcBorders>
            <w:shd w:val="clear" w:color="auto" w:fill="auto"/>
            <w:vAlign w:val="center"/>
          </w:tcPr>
          <w:p w14:paraId="26452766">
            <w:pPr>
              <w:rPr>
                <w:rFonts w:ascii="宋体" w:hAnsi="宋体" w:cs="宋体"/>
                <w:color w:val="000000"/>
                <w:szCs w:val="21"/>
                <w:highlight w:val="yellow"/>
              </w:rPr>
            </w:pPr>
            <w:r>
              <w:rPr>
                <w:rFonts w:hint="eastAsia" w:ascii="宋体" w:hAnsi="宋体" w:cs="宋体"/>
                <w:color w:val="000000"/>
                <w:szCs w:val="21"/>
                <w:highlight w:val="yellow"/>
              </w:rPr>
              <w:t>姓名：</w:t>
            </w:r>
          </w:p>
          <w:p w14:paraId="4605358B">
            <w:pPr>
              <w:rPr>
                <w:rFonts w:ascii="宋体" w:hAnsi="宋体" w:cs="宋体"/>
                <w:color w:val="000000"/>
                <w:szCs w:val="21"/>
                <w:highlight w:val="yellow"/>
              </w:rPr>
            </w:pPr>
            <w:r>
              <w:rPr>
                <w:rFonts w:hint="eastAsia" w:ascii="宋体" w:hAnsi="宋体" w:cs="宋体"/>
                <w:color w:val="000000"/>
                <w:szCs w:val="21"/>
                <w:highlight w:val="yellow"/>
              </w:rPr>
              <w:t>联系电话：</w:t>
            </w:r>
          </w:p>
          <w:p w14:paraId="50E3E5E5">
            <w:pPr>
              <w:rPr>
                <w:rFonts w:ascii="宋体" w:hAnsi="宋体" w:cs="宋体"/>
                <w:color w:val="000000"/>
                <w:szCs w:val="21"/>
                <w:highlight w:val="yellow"/>
              </w:rPr>
            </w:pPr>
            <w:r>
              <w:rPr>
                <w:rFonts w:hint="eastAsia" w:ascii="宋体" w:hAnsi="宋体" w:cs="宋体"/>
                <w:color w:val="000000"/>
                <w:szCs w:val="21"/>
                <w:highlight w:val="yellow"/>
              </w:rPr>
              <w:t>邮箱：</w:t>
            </w:r>
          </w:p>
          <w:p w14:paraId="51F75835">
            <w:pPr>
              <w:rPr>
                <w:rFonts w:ascii="宋体" w:hAnsi="宋体" w:cs="宋体"/>
                <w:color w:val="000000"/>
                <w:szCs w:val="21"/>
              </w:rPr>
            </w:pPr>
            <w:r>
              <w:rPr>
                <w:rFonts w:hint="eastAsia" w:ascii="宋体" w:hAnsi="宋体" w:cs="宋体"/>
                <w:color w:val="000000"/>
                <w:szCs w:val="21"/>
                <w:highlight w:val="yellow"/>
              </w:rPr>
              <w:t>寄送地址：</w:t>
            </w:r>
          </w:p>
        </w:tc>
      </w:tr>
      <w:tr w14:paraId="0442C16A">
        <w:tblPrEx>
          <w:tblCellMar>
            <w:top w:w="0" w:type="dxa"/>
            <w:left w:w="108" w:type="dxa"/>
            <w:bottom w:w="0" w:type="dxa"/>
            <w:right w:w="108" w:type="dxa"/>
          </w:tblCellMar>
        </w:tblPrEx>
        <w:trPr>
          <w:trHeight w:val="769" w:hRule="atLeast"/>
        </w:trPr>
        <w:tc>
          <w:tcPr>
            <w:tcW w:w="1182"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14:paraId="29EE9EBC">
            <w:pPr>
              <w:rPr>
                <w:rFonts w:ascii="宋体" w:hAnsi="宋体" w:cs="宋体"/>
                <w:color w:val="000000"/>
                <w:sz w:val="24"/>
              </w:rPr>
            </w:pPr>
            <w:r>
              <w:rPr>
                <w:rFonts w:hint="eastAsia" w:ascii="宋体" w:hAnsi="宋体" w:cs="宋体"/>
                <w:color w:val="000000"/>
                <w:sz w:val="24"/>
              </w:rPr>
              <w:t>业务章</w:t>
            </w:r>
          </w:p>
        </w:tc>
        <w:tc>
          <w:tcPr>
            <w:tcW w:w="7490" w:type="dxa"/>
            <w:gridSpan w:val="4"/>
            <w:tcBorders>
              <w:top w:val="single" w:color="auto" w:sz="8" w:space="0"/>
              <w:left w:val="nil"/>
              <w:bottom w:val="nil"/>
              <w:right w:val="single" w:color="000000" w:sz="8" w:space="0"/>
            </w:tcBorders>
            <w:shd w:val="clear" w:color="auto" w:fill="auto"/>
          </w:tcPr>
          <w:p w14:paraId="424C4D6A">
            <w:pPr>
              <w:rPr>
                <w:rFonts w:ascii="宋体" w:hAnsi="宋体" w:cs="宋体"/>
                <w:color w:val="000000"/>
                <w:sz w:val="24"/>
              </w:rPr>
            </w:pPr>
            <w:r>
              <w:rPr>
                <w:rFonts w:hint="eastAsia" w:ascii="宋体" w:hAnsi="宋体" w:cs="宋体"/>
                <w:color w:val="000000"/>
                <w:sz w:val="24"/>
              </w:rPr>
              <w:t>证券经纪机构业务往来专用章</w:t>
            </w:r>
          </w:p>
        </w:tc>
      </w:tr>
      <w:tr w14:paraId="4081BEFC">
        <w:tblPrEx>
          <w:tblCellMar>
            <w:top w:w="0" w:type="dxa"/>
            <w:left w:w="108" w:type="dxa"/>
            <w:bottom w:w="0" w:type="dxa"/>
            <w:right w:w="108" w:type="dxa"/>
          </w:tblCellMar>
        </w:tblPrEx>
        <w:trPr>
          <w:trHeight w:val="384"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1002B430">
            <w:pPr>
              <w:rPr>
                <w:rFonts w:ascii="宋体" w:hAnsi="宋体" w:cs="宋体"/>
                <w:color w:val="000000"/>
                <w:sz w:val="24"/>
              </w:rPr>
            </w:pPr>
          </w:p>
        </w:tc>
        <w:tc>
          <w:tcPr>
            <w:tcW w:w="7490" w:type="dxa"/>
            <w:gridSpan w:val="4"/>
            <w:tcBorders>
              <w:top w:val="nil"/>
              <w:left w:val="nil"/>
              <w:bottom w:val="nil"/>
              <w:right w:val="single" w:color="000000" w:sz="8" w:space="0"/>
            </w:tcBorders>
            <w:shd w:val="clear" w:color="auto" w:fill="auto"/>
          </w:tcPr>
          <w:p w14:paraId="52C73D26">
            <w:pPr>
              <w:rPr>
                <w:rFonts w:ascii="宋体" w:hAnsi="宋体" w:cs="宋体"/>
                <w:color w:val="000000"/>
                <w:sz w:val="24"/>
              </w:rPr>
            </w:pPr>
            <w:r>
              <w:rPr>
                <w:rFonts w:hint="eastAsia" w:ascii="宋体" w:hAnsi="宋体" w:cs="宋体"/>
                <w:color w:val="000000"/>
                <w:sz w:val="24"/>
              </w:rPr>
              <w:t>印章样本</w:t>
            </w:r>
          </w:p>
        </w:tc>
      </w:tr>
      <w:tr w14:paraId="54F8E6CE">
        <w:tblPrEx>
          <w:tblCellMar>
            <w:top w:w="0" w:type="dxa"/>
            <w:left w:w="108" w:type="dxa"/>
            <w:bottom w:w="0" w:type="dxa"/>
            <w:right w:w="108" w:type="dxa"/>
          </w:tblCellMar>
        </w:tblPrEx>
        <w:trPr>
          <w:trHeight w:val="384"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4C889DC4">
            <w:pPr>
              <w:rPr>
                <w:rFonts w:ascii="宋体" w:hAnsi="宋体" w:cs="宋体"/>
                <w:color w:val="000000"/>
                <w:sz w:val="24"/>
              </w:rPr>
            </w:pPr>
          </w:p>
        </w:tc>
        <w:tc>
          <w:tcPr>
            <w:tcW w:w="7490" w:type="dxa"/>
            <w:gridSpan w:val="4"/>
            <w:tcBorders>
              <w:top w:val="nil"/>
              <w:left w:val="nil"/>
              <w:bottom w:val="nil"/>
              <w:right w:val="single" w:color="000000" w:sz="8" w:space="0"/>
            </w:tcBorders>
            <w:shd w:val="clear" w:color="auto" w:fill="auto"/>
          </w:tcPr>
          <w:p w14:paraId="30194856">
            <w:pPr>
              <w:rPr>
                <w:rFonts w:ascii="宋体" w:hAnsi="宋体" w:cs="宋体"/>
                <w:color w:val="000000"/>
                <w:sz w:val="24"/>
              </w:rPr>
            </w:pPr>
            <w:r>
              <w:rPr>
                <w:rFonts w:hint="eastAsia" w:ascii="宋体" w:hAnsi="宋体" w:cs="宋体"/>
                <w:color w:val="000000"/>
                <w:sz w:val="24"/>
              </w:rPr>
              <w:t>　</w:t>
            </w:r>
          </w:p>
        </w:tc>
      </w:tr>
      <w:tr w14:paraId="0A2C51AD">
        <w:tblPrEx>
          <w:tblCellMar>
            <w:top w:w="0" w:type="dxa"/>
            <w:left w:w="108" w:type="dxa"/>
            <w:bottom w:w="0" w:type="dxa"/>
            <w:right w:w="108" w:type="dxa"/>
          </w:tblCellMar>
        </w:tblPrEx>
        <w:trPr>
          <w:trHeight w:val="384"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6BBB4553">
            <w:pPr>
              <w:rPr>
                <w:rFonts w:ascii="宋体" w:hAnsi="宋体" w:cs="宋体"/>
                <w:color w:val="000000"/>
                <w:sz w:val="24"/>
              </w:rPr>
            </w:pPr>
          </w:p>
        </w:tc>
        <w:tc>
          <w:tcPr>
            <w:tcW w:w="7490" w:type="dxa"/>
            <w:gridSpan w:val="4"/>
            <w:tcBorders>
              <w:top w:val="nil"/>
              <w:left w:val="nil"/>
              <w:bottom w:val="nil"/>
              <w:right w:val="single" w:color="000000" w:sz="8" w:space="0"/>
            </w:tcBorders>
            <w:shd w:val="clear" w:color="auto" w:fill="auto"/>
          </w:tcPr>
          <w:p w14:paraId="0A5F6EDA">
            <w:pPr>
              <w:rPr>
                <w:rFonts w:ascii="宋体" w:hAnsi="宋体" w:cs="宋体"/>
                <w:color w:val="000000"/>
                <w:sz w:val="24"/>
              </w:rPr>
            </w:pPr>
            <w:r>
              <w:rPr>
                <w:rFonts w:hint="eastAsia" w:ascii="宋体" w:hAnsi="宋体" w:cs="宋体"/>
                <w:color w:val="000000"/>
                <w:sz w:val="24"/>
              </w:rPr>
              <w:t>　</w:t>
            </w:r>
          </w:p>
        </w:tc>
      </w:tr>
      <w:tr w14:paraId="0108BADA">
        <w:tblPrEx>
          <w:tblCellMar>
            <w:top w:w="0" w:type="dxa"/>
            <w:left w:w="108" w:type="dxa"/>
            <w:bottom w:w="0" w:type="dxa"/>
            <w:right w:w="108" w:type="dxa"/>
          </w:tblCellMar>
        </w:tblPrEx>
        <w:trPr>
          <w:trHeight w:val="384"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61462154">
            <w:pPr>
              <w:rPr>
                <w:rFonts w:ascii="宋体" w:hAnsi="宋体" w:cs="宋体"/>
                <w:color w:val="000000"/>
                <w:sz w:val="24"/>
              </w:rPr>
            </w:pPr>
          </w:p>
        </w:tc>
        <w:tc>
          <w:tcPr>
            <w:tcW w:w="7490" w:type="dxa"/>
            <w:gridSpan w:val="4"/>
            <w:tcBorders>
              <w:top w:val="nil"/>
              <w:left w:val="nil"/>
              <w:bottom w:val="nil"/>
              <w:right w:val="single" w:color="000000" w:sz="8" w:space="0"/>
            </w:tcBorders>
            <w:shd w:val="clear" w:color="auto" w:fill="auto"/>
          </w:tcPr>
          <w:p w14:paraId="5A79784B">
            <w:pPr>
              <w:rPr>
                <w:rFonts w:ascii="宋体" w:hAnsi="宋体" w:cs="宋体"/>
                <w:color w:val="000000"/>
                <w:sz w:val="24"/>
              </w:rPr>
            </w:pPr>
            <w:r>
              <w:rPr>
                <w:rFonts w:hint="eastAsia" w:ascii="宋体" w:hAnsi="宋体" w:cs="宋体"/>
                <w:color w:val="000000"/>
                <w:sz w:val="24"/>
              </w:rPr>
              <w:t>　</w:t>
            </w:r>
          </w:p>
        </w:tc>
      </w:tr>
      <w:tr w14:paraId="01111255">
        <w:tblPrEx>
          <w:tblCellMar>
            <w:top w:w="0" w:type="dxa"/>
            <w:left w:w="108" w:type="dxa"/>
            <w:bottom w:w="0" w:type="dxa"/>
            <w:right w:w="108" w:type="dxa"/>
          </w:tblCellMar>
        </w:tblPrEx>
        <w:trPr>
          <w:trHeight w:val="364"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46F4FC5C">
            <w:pPr>
              <w:rPr>
                <w:rFonts w:ascii="宋体" w:hAnsi="宋体" w:cs="宋体"/>
                <w:color w:val="000000"/>
                <w:sz w:val="24"/>
              </w:rPr>
            </w:pPr>
          </w:p>
        </w:tc>
        <w:tc>
          <w:tcPr>
            <w:tcW w:w="7490" w:type="dxa"/>
            <w:gridSpan w:val="4"/>
            <w:tcBorders>
              <w:top w:val="nil"/>
              <w:left w:val="nil"/>
              <w:bottom w:val="nil"/>
              <w:right w:val="single" w:color="000000" w:sz="8" w:space="0"/>
            </w:tcBorders>
            <w:shd w:val="clear" w:color="auto" w:fill="auto"/>
          </w:tcPr>
          <w:p w14:paraId="3F8233FC">
            <w:pPr>
              <w:rPr>
                <w:rFonts w:ascii="宋体" w:hAnsi="宋体" w:cs="宋体"/>
                <w:color w:val="000000"/>
                <w:szCs w:val="21"/>
              </w:rPr>
            </w:pPr>
            <w:r>
              <w:rPr>
                <w:rFonts w:hint="eastAsia" w:ascii="宋体" w:hAnsi="宋体" w:cs="宋体"/>
                <w:color w:val="000000"/>
                <w:szCs w:val="21"/>
              </w:rPr>
              <w:t>　</w:t>
            </w:r>
          </w:p>
        </w:tc>
      </w:tr>
      <w:tr w14:paraId="46B1D42B">
        <w:tblPrEx>
          <w:tblCellMar>
            <w:top w:w="0" w:type="dxa"/>
            <w:left w:w="108" w:type="dxa"/>
            <w:bottom w:w="0" w:type="dxa"/>
            <w:right w:w="108" w:type="dxa"/>
          </w:tblCellMar>
        </w:tblPrEx>
        <w:trPr>
          <w:trHeight w:val="60" w:hRule="atLeast"/>
        </w:trPr>
        <w:tc>
          <w:tcPr>
            <w:tcW w:w="1182" w:type="dxa"/>
            <w:vMerge w:val="continue"/>
            <w:tcBorders>
              <w:top w:val="single" w:color="auto" w:sz="8" w:space="0"/>
              <w:left w:val="single" w:color="auto" w:sz="8" w:space="0"/>
              <w:bottom w:val="single" w:color="000000" w:sz="8" w:space="0"/>
              <w:right w:val="single" w:color="auto" w:sz="8" w:space="0"/>
            </w:tcBorders>
            <w:vAlign w:val="center"/>
          </w:tcPr>
          <w:p w14:paraId="06F8FACF">
            <w:pPr>
              <w:rPr>
                <w:rFonts w:ascii="宋体" w:hAnsi="宋体" w:cs="宋体"/>
                <w:color w:val="000000"/>
                <w:sz w:val="24"/>
              </w:rPr>
            </w:pPr>
          </w:p>
        </w:tc>
        <w:tc>
          <w:tcPr>
            <w:tcW w:w="7490" w:type="dxa"/>
            <w:gridSpan w:val="4"/>
            <w:tcBorders>
              <w:top w:val="nil"/>
              <w:left w:val="nil"/>
              <w:bottom w:val="single" w:color="auto" w:sz="8" w:space="0"/>
              <w:right w:val="single" w:color="000000" w:sz="8" w:space="0"/>
            </w:tcBorders>
            <w:shd w:val="clear" w:color="auto" w:fill="auto"/>
          </w:tcPr>
          <w:p w14:paraId="18BA85F5">
            <w:pPr>
              <w:rPr>
                <w:rFonts w:ascii="宋体" w:hAnsi="宋体" w:cs="宋体"/>
                <w:color w:val="000000"/>
              </w:rPr>
            </w:pPr>
            <w:r>
              <w:rPr>
                <w:rFonts w:hint="eastAsia" w:ascii="宋体" w:hAnsi="宋体" w:cs="宋体"/>
                <w:color w:val="000000"/>
              </w:rPr>
              <w:t>　</w:t>
            </w:r>
          </w:p>
        </w:tc>
      </w:tr>
    </w:tbl>
    <w:p w14:paraId="2F2554BE">
      <w:pPr>
        <w:spacing w:line="360" w:lineRule="auto"/>
        <w:ind w:firstLine="420" w:firstLineChars="200"/>
        <w:rPr>
          <w:rFonts w:ascii="宋体" w:hAnsi="宋体"/>
          <w:szCs w:val="21"/>
        </w:rPr>
      </w:pPr>
    </w:p>
    <w:p w14:paraId="4630DA62">
      <w:pPr>
        <w:spacing w:line="360" w:lineRule="auto"/>
        <w:ind w:firstLine="420" w:firstLineChars="200"/>
        <w:rPr>
          <w:rFonts w:ascii="宋体" w:hAnsi="宋体"/>
          <w:szCs w:val="21"/>
        </w:rPr>
      </w:pPr>
    </w:p>
    <w:p w14:paraId="5B36C7E1">
      <w:pPr>
        <w:spacing w:line="360" w:lineRule="auto"/>
        <w:ind w:firstLine="422" w:firstLineChars="200"/>
        <w:rPr>
          <w:rFonts w:ascii="宋体" w:hAnsi="宋体"/>
          <w:b/>
          <w:szCs w:val="21"/>
        </w:rPr>
      </w:pPr>
      <w:commentRangeStart w:id="13"/>
      <w:bookmarkStart w:id="14" w:name="_Toc215288200"/>
      <w:r>
        <w:rPr>
          <w:rFonts w:hint="eastAsia" w:ascii="宋体" w:hAnsi="宋体"/>
          <w:b/>
          <w:szCs w:val="21"/>
        </w:rPr>
        <w:t xml:space="preserve">附件二： </w:t>
      </w:r>
      <w:commentRangeEnd w:id="13"/>
      <w:r>
        <w:rPr>
          <w:rStyle w:val="37"/>
        </w:rPr>
        <w:commentReference w:id="13"/>
      </w:r>
    </w:p>
    <w:bookmarkEnd w:id="14"/>
    <w:p w14:paraId="5F9EDA41">
      <w:pPr>
        <w:spacing w:line="360" w:lineRule="auto"/>
        <w:ind w:firstLine="422" w:firstLineChars="200"/>
        <w:jc w:val="center"/>
        <w:rPr>
          <w:rFonts w:ascii="仿宋_GB2312" w:eastAsia="仿宋_GB2312" w:hAnsiTheme="minorEastAsia"/>
          <w:b/>
          <w:szCs w:val="21"/>
        </w:rPr>
      </w:pPr>
      <w:r>
        <w:rPr>
          <w:rFonts w:hint="eastAsia" w:ascii="仿宋_GB2312" w:eastAsia="仿宋_GB2312" w:hAnsiTheme="minorEastAsia"/>
          <w:b/>
          <w:szCs w:val="21"/>
        </w:rPr>
        <w:t>证券交易费用参数表</w:t>
      </w:r>
    </w:p>
    <w:p w14:paraId="6C27CF72">
      <w:pPr>
        <w:spacing w:line="360" w:lineRule="auto"/>
        <w:jc w:val="left"/>
        <w:rPr>
          <w:rFonts w:asciiTheme="minorEastAsia" w:hAnsiTheme="minorEastAsia" w:eastAsiaTheme="minorEastAsia"/>
          <w:b/>
          <w:szCs w:val="21"/>
        </w:rPr>
      </w:pPr>
      <w:r>
        <w:rPr>
          <w:rFonts w:hint="eastAsia" w:asciiTheme="minorEastAsia" w:hAnsiTheme="minorEastAsia" w:eastAsiaTheme="minorEastAsia"/>
          <w:b/>
          <w:szCs w:val="21"/>
          <w:highlight w:val="yellow"/>
        </w:rPr>
        <w:t>XX基金</w:t>
      </w:r>
      <w:r>
        <w:rPr>
          <w:rFonts w:hint="eastAsia" w:asciiTheme="minorEastAsia" w:hAnsiTheme="minorEastAsia" w:eastAsiaTheme="minorEastAsia"/>
          <w:b/>
          <w:szCs w:val="21"/>
        </w:rPr>
        <w:t>投资运作中涉及的交易参数如下：</w:t>
      </w:r>
    </w:p>
    <w:p w14:paraId="4E4E2E77">
      <w:pPr>
        <w:spacing w:line="360" w:lineRule="auto"/>
        <w:jc w:val="left"/>
        <w:rPr>
          <w:rFonts w:asciiTheme="minorEastAsia" w:hAnsiTheme="minorEastAsia" w:eastAsiaTheme="minorEastAsia"/>
          <w:szCs w:val="21"/>
          <w:highlight w:val="yellow"/>
          <w:u w:val="single"/>
        </w:rPr>
      </w:pPr>
      <w:commentRangeStart w:id="14"/>
      <w:r>
        <w:rPr>
          <w:rFonts w:hint="eastAsia" w:asciiTheme="minorEastAsia" w:hAnsiTheme="minorEastAsia" w:eastAsiaTheme="minorEastAsia"/>
          <w:szCs w:val="21"/>
          <w:highlight w:val="yellow"/>
        </w:rPr>
        <w:t>资金账户卡号(</w:t>
      </w:r>
      <w:r>
        <w:rPr>
          <w:rFonts w:hint="eastAsia" w:hAnsi="宋体"/>
          <w:szCs w:val="21"/>
          <w:highlight w:val="yellow"/>
        </w:rPr>
        <w:t>证券资金账户</w:t>
      </w:r>
      <w:r>
        <w:rPr>
          <w:rFonts w:hint="eastAsia" w:asciiTheme="minorEastAsia" w:hAnsiTheme="minorEastAsia" w:eastAsiaTheme="minorEastAsia"/>
          <w:szCs w:val="21"/>
          <w:highlight w:val="yellow"/>
        </w:rPr>
        <w:t>)：</w:t>
      </w:r>
      <w:r>
        <w:rPr>
          <w:rFonts w:hint="eastAsia" w:asciiTheme="minorEastAsia" w:hAnsiTheme="minorEastAsia" w:eastAsiaTheme="minorEastAsia"/>
          <w:szCs w:val="21"/>
          <w:highlight w:val="yellow"/>
          <w:u w:val="single"/>
        </w:rPr>
        <w:t xml:space="preserve">                 </w:t>
      </w:r>
      <w:commentRangeEnd w:id="14"/>
      <w:r>
        <w:rPr>
          <w:rStyle w:val="37"/>
        </w:rPr>
        <w:commentReference w:id="14"/>
      </w:r>
    </w:p>
    <w:p w14:paraId="2859745B">
      <w:pPr>
        <w:spacing w:line="360" w:lineRule="auto"/>
        <w:ind w:firstLine="420"/>
        <w:jc w:val="left"/>
        <w:rPr>
          <w:rFonts w:ascii="仿宋_GB2312" w:eastAsia="仿宋_GB2312" w:hAnsiTheme="minorEastAsia"/>
          <w:b/>
          <w:szCs w:val="21"/>
          <w:highlight w:val="yellow"/>
        </w:rPr>
      </w:pPr>
      <w:r>
        <w:rPr>
          <w:rFonts w:hint="eastAsia" w:hAnsi="宋体"/>
          <w:szCs w:val="21"/>
          <w:highlight w:val="yellow"/>
        </w:rPr>
        <w:t>证券资金账户</w:t>
      </w:r>
      <w:r>
        <w:rPr>
          <w:rFonts w:hint="eastAsia" w:asciiTheme="minorEastAsia" w:hAnsiTheme="minorEastAsia" w:eastAsiaTheme="minorEastAsia"/>
          <w:szCs w:val="21"/>
          <w:highlight w:val="yellow"/>
        </w:rPr>
        <w:t>内的资金余额</w:t>
      </w:r>
      <w:r>
        <w:rPr>
          <w:rFonts w:hint="eastAsia" w:ascii="宋体" w:hAnsi="宋体"/>
          <w:szCs w:val="21"/>
          <w:highlight w:val="yellow"/>
        </w:rPr>
        <w:t>按季度支付活期存款利息，年利率为</w:t>
      </w:r>
      <w:r>
        <w:rPr>
          <w:rFonts w:hint="eastAsia" w:ascii="宋体" w:hAnsi="宋体"/>
          <w:szCs w:val="21"/>
          <w:highlight w:val="yellow"/>
          <w:u w:val="single"/>
        </w:rPr>
        <w:t xml:space="preserve">  / </w:t>
      </w:r>
      <w:r>
        <w:rPr>
          <w:rFonts w:hint="eastAsia" w:ascii="宋体" w:hAnsi="宋体"/>
          <w:szCs w:val="21"/>
          <w:highlight w:val="yellow"/>
        </w:rPr>
        <w:t>%,如本基金存续期内中国人民银行调整活期存款利率，则上述利率进行同方向同比例调整。</w:t>
      </w:r>
    </w:p>
    <w:tbl>
      <w:tblPr>
        <w:tblStyle w:val="31"/>
        <w:tblpPr w:leftFromText="180" w:rightFromText="180" w:vertAnchor="text" w:horzAnchor="margin" w:tblpX="-68" w:tblpY="100"/>
        <w:tblW w:w="8789"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093"/>
        <w:gridCol w:w="3402"/>
        <w:gridCol w:w="3294"/>
      </w:tblGrid>
      <w:tr w14:paraId="2C65AFA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093" w:type="dxa"/>
            <w:tcBorders>
              <w:top w:val="single" w:color="auto" w:sz="4" w:space="0"/>
              <w:left w:val="single" w:color="auto" w:sz="4" w:space="0"/>
              <w:bottom w:val="single" w:color="auto" w:sz="4" w:space="0"/>
              <w:right w:val="single" w:color="auto" w:sz="4" w:space="0"/>
            </w:tcBorders>
          </w:tcPr>
          <w:p w14:paraId="0AD19AD5">
            <w:pPr>
              <w:spacing w:line="240" w:lineRule="exact"/>
              <w:rPr>
                <w:rFonts w:ascii="仿宋_GB2312" w:eastAsia="仿宋_GB2312" w:hAnsiTheme="minorEastAsia"/>
                <w:szCs w:val="21"/>
                <w:highlight w:val="yellow"/>
              </w:rPr>
            </w:pPr>
          </w:p>
        </w:tc>
        <w:tc>
          <w:tcPr>
            <w:tcW w:w="3402" w:type="dxa"/>
            <w:tcBorders>
              <w:top w:val="single" w:color="auto" w:sz="4" w:space="0"/>
              <w:left w:val="single" w:color="auto" w:sz="4" w:space="0"/>
              <w:bottom w:val="single" w:color="auto" w:sz="4" w:space="0"/>
              <w:right w:val="single" w:color="auto" w:sz="4" w:space="0"/>
            </w:tcBorders>
          </w:tcPr>
          <w:p w14:paraId="262D93B4">
            <w:pPr>
              <w:spacing w:line="240" w:lineRule="exact"/>
              <w:jc w:val="center"/>
              <w:rPr>
                <w:rFonts w:ascii="仿宋_GB2312" w:eastAsia="仿宋_GB2312" w:hAnsiTheme="minorEastAsia"/>
                <w:b/>
                <w:szCs w:val="21"/>
                <w:highlight w:val="yellow"/>
              </w:rPr>
            </w:pPr>
            <w:commentRangeStart w:id="15"/>
            <w:r>
              <w:rPr>
                <w:rFonts w:hint="eastAsia" w:ascii="仿宋_GB2312" w:eastAsia="仿宋_GB2312" w:hAnsiTheme="minorEastAsia"/>
                <w:b/>
                <w:szCs w:val="21"/>
                <w:highlight w:val="yellow"/>
              </w:rPr>
              <w:t>交易席位</w:t>
            </w:r>
            <w:commentRangeEnd w:id="15"/>
            <w:r>
              <w:rPr>
                <w:rStyle w:val="37"/>
              </w:rPr>
              <w:commentReference w:id="15"/>
            </w:r>
          </w:p>
        </w:tc>
        <w:tc>
          <w:tcPr>
            <w:tcW w:w="3294" w:type="dxa"/>
            <w:tcBorders>
              <w:top w:val="single" w:color="auto" w:sz="4" w:space="0"/>
              <w:left w:val="single" w:color="auto" w:sz="4" w:space="0"/>
              <w:bottom w:val="single" w:color="auto" w:sz="4" w:space="0"/>
              <w:right w:val="single" w:color="auto" w:sz="4" w:space="0"/>
            </w:tcBorders>
          </w:tcPr>
          <w:p w14:paraId="3D882E51">
            <w:pPr>
              <w:spacing w:line="240" w:lineRule="exact"/>
              <w:jc w:val="center"/>
              <w:rPr>
                <w:rFonts w:ascii="仿宋_GB2312" w:eastAsia="仿宋_GB2312" w:hAnsiTheme="minorEastAsia"/>
                <w:b/>
                <w:szCs w:val="21"/>
                <w:highlight w:val="yellow"/>
              </w:rPr>
            </w:pPr>
            <w:r>
              <w:rPr>
                <w:rFonts w:hint="eastAsia" w:ascii="仿宋_GB2312" w:eastAsia="仿宋_GB2312" w:hAnsiTheme="minorEastAsia"/>
                <w:b/>
                <w:szCs w:val="21"/>
                <w:highlight w:val="yellow"/>
              </w:rPr>
              <w:t>股东代码</w:t>
            </w:r>
          </w:p>
        </w:tc>
      </w:tr>
      <w:tr w14:paraId="76D3A3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2093" w:type="dxa"/>
            <w:tcBorders>
              <w:top w:val="single" w:color="auto" w:sz="4" w:space="0"/>
              <w:left w:val="single" w:color="auto" w:sz="4" w:space="0"/>
              <w:bottom w:val="single" w:color="auto" w:sz="4" w:space="0"/>
              <w:right w:val="single" w:color="auto" w:sz="4" w:space="0"/>
            </w:tcBorders>
          </w:tcPr>
          <w:p w14:paraId="54110F95">
            <w:pPr>
              <w:spacing w:line="240" w:lineRule="exact"/>
              <w:rPr>
                <w:rFonts w:ascii="仿宋_GB2312" w:eastAsia="仿宋_GB2312" w:hAnsiTheme="minorEastAsia"/>
                <w:b/>
                <w:szCs w:val="21"/>
                <w:highlight w:val="yellow"/>
              </w:rPr>
            </w:pPr>
            <w:r>
              <w:rPr>
                <w:rFonts w:hint="eastAsia" w:ascii="仿宋_GB2312" w:eastAsia="仿宋_GB2312" w:hAnsiTheme="minorEastAsia"/>
                <w:b/>
                <w:szCs w:val="21"/>
                <w:highlight w:val="yellow"/>
              </w:rPr>
              <w:t>上海</w:t>
            </w:r>
          </w:p>
        </w:tc>
        <w:tc>
          <w:tcPr>
            <w:tcW w:w="3402" w:type="dxa"/>
            <w:tcBorders>
              <w:top w:val="single" w:color="auto" w:sz="4" w:space="0"/>
              <w:left w:val="single" w:color="auto" w:sz="4" w:space="0"/>
              <w:bottom w:val="single" w:color="auto" w:sz="4" w:space="0"/>
              <w:right w:val="single" w:color="auto" w:sz="4" w:space="0"/>
            </w:tcBorders>
          </w:tcPr>
          <w:p w14:paraId="2D8FA684">
            <w:pPr>
              <w:spacing w:line="240" w:lineRule="exact"/>
              <w:rPr>
                <w:rFonts w:ascii="仿宋_GB2312" w:eastAsia="仿宋_GB2312" w:hAnsiTheme="minorEastAsia"/>
                <w:szCs w:val="21"/>
                <w:highlight w:val="yellow"/>
              </w:rPr>
            </w:pPr>
          </w:p>
        </w:tc>
        <w:tc>
          <w:tcPr>
            <w:tcW w:w="3294" w:type="dxa"/>
            <w:tcBorders>
              <w:top w:val="single" w:color="auto" w:sz="4" w:space="0"/>
              <w:left w:val="single" w:color="auto" w:sz="4" w:space="0"/>
              <w:bottom w:val="single" w:color="auto" w:sz="4" w:space="0"/>
              <w:right w:val="single" w:color="auto" w:sz="4" w:space="0"/>
            </w:tcBorders>
          </w:tcPr>
          <w:p w14:paraId="7AF3D231">
            <w:pPr>
              <w:spacing w:line="240" w:lineRule="exact"/>
              <w:jc w:val="center"/>
              <w:rPr>
                <w:rFonts w:ascii="仿宋_GB2312" w:eastAsia="仿宋_GB2312" w:hAnsiTheme="minorEastAsia"/>
                <w:szCs w:val="21"/>
                <w:highlight w:val="yellow"/>
              </w:rPr>
            </w:pPr>
          </w:p>
        </w:tc>
      </w:tr>
      <w:tr w14:paraId="180D85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2093" w:type="dxa"/>
            <w:tcBorders>
              <w:top w:val="single" w:color="auto" w:sz="4" w:space="0"/>
              <w:left w:val="single" w:color="auto" w:sz="4" w:space="0"/>
              <w:bottom w:val="single" w:color="auto" w:sz="4" w:space="0"/>
              <w:right w:val="single" w:color="auto" w:sz="4" w:space="0"/>
            </w:tcBorders>
          </w:tcPr>
          <w:p w14:paraId="30344F86">
            <w:pPr>
              <w:spacing w:line="240" w:lineRule="exact"/>
              <w:rPr>
                <w:rFonts w:ascii="仿宋_GB2312" w:eastAsia="仿宋_GB2312" w:hAnsiTheme="minorEastAsia"/>
                <w:b/>
                <w:szCs w:val="21"/>
                <w:highlight w:val="yellow"/>
              </w:rPr>
            </w:pPr>
            <w:r>
              <w:rPr>
                <w:rFonts w:hint="eastAsia" w:ascii="仿宋_GB2312" w:eastAsia="仿宋_GB2312" w:hAnsiTheme="minorEastAsia"/>
                <w:b/>
                <w:szCs w:val="21"/>
                <w:highlight w:val="yellow"/>
              </w:rPr>
              <w:t>深圳</w:t>
            </w:r>
          </w:p>
        </w:tc>
        <w:tc>
          <w:tcPr>
            <w:tcW w:w="3402" w:type="dxa"/>
            <w:tcBorders>
              <w:top w:val="single" w:color="auto" w:sz="4" w:space="0"/>
              <w:left w:val="single" w:color="auto" w:sz="4" w:space="0"/>
              <w:bottom w:val="single" w:color="auto" w:sz="4" w:space="0"/>
              <w:right w:val="single" w:color="auto" w:sz="4" w:space="0"/>
            </w:tcBorders>
          </w:tcPr>
          <w:p w14:paraId="61DBA26B">
            <w:pPr>
              <w:spacing w:line="240" w:lineRule="exact"/>
              <w:rPr>
                <w:rFonts w:ascii="仿宋_GB2312" w:eastAsia="仿宋_GB2312" w:hAnsiTheme="minorEastAsia"/>
                <w:szCs w:val="21"/>
                <w:highlight w:val="yellow"/>
              </w:rPr>
            </w:pPr>
          </w:p>
        </w:tc>
        <w:tc>
          <w:tcPr>
            <w:tcW w:w="3294" w:type="dxa"/>
            <w:tcBorders>
              <w:top w:val="single" w:color="auto" w:sz="4" w:space="0"/>
              <w:left w:val="single" w:color="auto" w:sz="4" w:space="0"/>
              <w:bottom w:val="single" w:color="auto" w:sz="4" w:space="0"/>
              <w:right w:val="single" w:color="auto" w:sz="4" w:space="0"/>
            </w:tcBorders>
          </w:tcPr>
          <w:p w14:paraId="41F2BB70">
            <w:pPr>
              <w:spacing w:line="240" w:lineRule="exact"/>
              <w:jc w:val="center"/>
              <w:rPr>
                <w:rFonts w:ascii="仿宋_GB2312" w:eastAsia="仿宋_GB2312" w:hAnsiTheme="minorEastAsia"/>
                <w:szCs w:val="21"/>
                <w:highlight w:val="yellow"/>
              </w:rPr>
            </w:pPr>
          </w:p>
        </w:tc>
      </w:tr>
      <w:tr w14:paraId="5893E0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2093" w:type="dxa"/>
            <w:tcBorders>
              <w:top w:val="single" w:color="auto" w:sz="4" w:space="0"/>
              <w:left w:val="single" w:color="auto" w:sz="4" w:space="0"/>
              <w:bottom w:val="single" w:color="auto" w:sz="4" w:space="0"/>
              <w:right w:val="single" w:color="auto" w:sz="4" w:space="0"/>
            </w:tcBorders>
          </w:tcPr>
          <w:p w14:paraId="59DA0DA1">
            <w:pPr>
              <w:spacing w:line="240" w:lineRule="exact"/>
              <w:rPr>
                <w:rFonts w:ascii="仿宋_GB2312" w:eastAsia="仿宋_GB2312" w:hAnsiTheme="minorEastAsia"/>
                <w:b/>
                <w:szCs w:val="21"/>
                <w:highlight w:val="yellow"/>
              </w:rPr>
            </w:pPr>
            <w:r>
              <w:rPr>
                <w:rFonts w:hint="eastAsia" w:ascii="仿宋_GB2312" w:eastAsia="仿宋_GB2312" w:hAnsiTheme="minorEastAsia"/>
                <w:b/>
                <w:szCs w:val="21"/>
                <w:highlight w:val="yellow"/>
              </w:rPr>
              <w:t>股转</w:t>
            </w:r>
          </w:p>
        </w:tc>
        <w:tc>
          <w:tcPr>
            <w:tcW w:w="3402" w:type="dxa"/>
            <w:tcBorders>
              <w:top w:val="single" w:color="auto" w:sz="4" w:space="0"/>
              <w:left w:val="single" w:color="auto" w:sz="4" w:space="0"/>
              <w:bottom w:val="single" w:color="auto" w:sz="4" w:space="0"/>
              <w:right w:val="single" w:color="auto" w:sz="4" w:space="0"/>
            </w:tcBorders>
          </w:tcPr>
          <w:p w14:paraId="1D49C7B6">
            <w:pPr>
              <w:spacing w:line="240" w:lineRule="exact"/>
              <w:rPr>
                <w:rFonts w:ascii="仿宋_GB2312" w:eastAsia="仿宋_GB2312" w:hAnsiTheme="minorEastAsia"/>
                <w:szCs w:val="21"/>
                <w:highlight w:val="yellow"/>
              </w:rPr>
            </w:pPr>
          </w:p>
        </w:tc>
        <w:tc>
          <w:tcPr>
            <w:tcW w:w="3294" w:type="dxa"/>
            <w:tcBorders>
              <w:top w:val="single" w:color="auto" w:sz="4" w:space="0"/>
              <w:left w:val="single" w:color="auto" w:sz="4" w:space="0"/>
              <w:bottom w:val="single" w:color="auto" w:sz="4" w:space="0"/>
              <w:right w:val="single" w:color="auto" w:sz="4" w:space="0"/>
            </w:tcBorders>
          </w:tcPr>
          <w:p w14:paraId="327F4C03">
            <w:pPr>
              <w:spacing w:line="240" w:lineRule="exact"/>
              <w:jc w:val="center"/>
              <w:rPr>
                <w:rFonts w:ascii="仿宋_GB2312" w:eastAsia="仿宋_GB2312" w:hAnsiTheme="minorEastAsia"/>
                <w:szCs w:val="21"/>
                <w:highlight w:val="yellow"/>
              </w:rPr>
            </w:pPr>
          </w:p>
        </w:tc>
      </w:tr>
    </w:tbl>
    <w:p w14:paraId="3C089365">
      <w:pPr>
        <w:rPr>
          <w:rFonts w:ascii="仿宋_GB2312" w:eastAsia="仿宋_GB2312" w:hAnsiTheme="minorEastAsia"/>
          <w:szCs w:val="21"/>
          <w:highlight w:val="yellow"/>
        </w:rPr>
      </w:pPr>
    </w:p>
    <w:p w14:paraId="300B56A5">
      <w:pPr>
        <w:rPr>
          <w:rFonts w:ascii="仿宋_GB2312" w:eastAsia="仿宋_GB2312" w:hAnsiTheme="minorEastAsia"/>
          <w:szCs w:val="21"/>
          <w:highlight w:val="yellow"/>
        </w:rPr>
      </w:pPr>
    </w:p>
    <w:p w14:paraId="3E07C053">
      <w:pPr>
        <w:rPr>
          <w:rFonts w:ascii="仿宋_GB2312" w:eastAsia="仿宋_GB2312" w:hAnsiTheme="minorEastAsia"/>
          <w:b/>
          <w:szCs w:val="21"/>
          <w:highlight w:val="yellow"/>
        </w:rPr>
      </w:pPr>
      <w:commentRangeStart w:id="16"/>
      <w:r>
        <w:rPr>
          <w:rFonts w:hint="eastAsia" w:ascii="仿宋_GB2312" w:eastAsia="仿宋_GB2312" w:hAnsiTheme="minorEastAsia"/>
          <w:b/>
          <w:szCs w:val="21"/>
          <w:highlight w:val="yellow"/>
        </w:rPr>
        <w:t>交易费率表</w:t>
      </w:r>
      <w:commentRangeEnd w:id="16"/>
      <w:r>
        <w:rPr>
          <w:rStyle w:val="37"/>
        </w:rPr>
        <w:commentReference w:id="16"/>
      </w:r>
    </w:p>
    <w:tbl>
      <w:tblPr>
        <w:tblStyle w:val="31"/>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133"/>
        <w:gridCol w:w="1701"/>
        <w:gridCol w:w="1701"/>
        <w:gridCol w:w="1701"/>
        <w:gridCol w:w="1695"/>
        <w:gridCol w:w="6"/>
      </w:tblGrid>
      <w:tr w14:paraId="3EBA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51" w:type="dxa"/>
            <w:gridSpan w:val="2"/>
            <w:vMerge w:val="restart"/>
            <w:shd w:val="clear" w:color="000000" w:fill="D9D9D9"/>
            <w:vAlign w:val="center"/>
          </w:tcPr>
          <w:p w14:paraId="4A69F576">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品种</w:t>
            </w:r>
          </w:p>
        </w:tc>
        <w:tc>
          <w:tcPr>
            <w:tcW w:w="3402" w:type="dxa"/>
            <w:gridSpan w:val="2"/>
            <w:shd w:val="clear" w:color="000000" w:fill="D8D8D8"/>
          </w:tcPr>
          <w:p w14:paraId="5DFA8A61">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股票</w:t>
            </w:r>
          </w:p>
        </w:tc>
        <w:tc>
          <w:tcPr>
            <w:tcW w:w="3402" w:type="dxa"/>
            <w:gridSpan w:val="3"/>
            <w:shd w:val="clear" w:color="000000" w:fill="D8D8D8"/>
          </w:tcPr>
          <w:p w14:paraId="6F9B9542">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基金</w:t>
            </w:r>
          </w:p>
        </w:tc>
      </w:tr>
      <w:tr w14:paraId="686B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51" w:type="dxa"/>
            <w:gridSpan w:val="2"/>
            <w:vMerge w:val="continue"/>
            <w:shd w:val="clear" w:color="auto" w:fill="auto"/>
            <w:vAlign w:val="center"/>
          </w:tcPr>
          <w:p w14:paraId="0185261D">
            <w:pPr>
              <w:widowControl/>
              <w:jc w:val="left"/>
              <w:rPr>
                <w:rFonts w:ascii="仿宋_GB2312" w:eastAsia="仿宋_GB2312" w:cs="宋体" w:hAnsiTheme="minorEastAsia"/>
                <w:b/>
                <w:bCs/>
                <w:color w:val="000000"/>
                <w:kern w:val="0"/>
                <w:szCs w:val="21"/>
                <w:highlight w:val="yellow"/>
              </w:rPr>
            </w:pPr>
          </w:p>
        </w:tc>
        <w:tc>
          <w:tcPr>
            <w:tcW w:w="1701" w:type="dxa"/>
            <w:shd w:val="clear" w:color="000000" w:fill="D8D8D8"/>
          </w:tcPr>
          <w:p w14:paraId="6C13E087">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费率</w:t>
            </w:r>
            <w:r>
              <w:rPr>
                <w:rFonts w:ascii="仿宋_GB2312" w:eastAsia="仿宋_GB2312" w:cs="宋体" w:hAnsiTheme="minorEastAsia"/>
                <w:b/>
                <w:color w:val="000000"/>
                <w:kern w:val="0"/>
                <w:szCs w:val="21"/>
              </w:rPr>
              <w:t>(‰)</w:t>
            </w:r>
          </w:p>
        </w:tc>
        <w:tc>
          <w:tcPr>
            <w:tcW w:w="1701" w:type="dxa"/>
            <w:shd w:val="clear" w:color="000000" w:fill="D8D8D8"/>
          </w:tcPr>
          <w:p w14:paraId="51998B83">
            <w:pPr>
              <w:widowControl/>
              <w:jc w:val="center"/>
              <w:rPr>
                <w:rFonts w:eastAsia="仿宋_GB2312" w:cs="宋体" w:asciiTheme="minorHAnsi" w:hAnsiTheme="minorHAnsi"/>
                <w:b/>
                <w:color w:val="000000"/>
                <w:kern w:val="0"/>
                <w:szCs w:val="21"/>
                <w:highlight w:val="yellow"/>
              </w:rPr>
            </w:pPr>
            <w:r>
              <w:rPr>
                <w:rFonts w:hint="eastAsia" w:ascii="仿宋_GB2312" w:eastAsia="仿宋_GB2312" w:cs="宋体" w:hAnsiTheme="minorEastAsia"/>
                <w:b/>
                <w:color w:val="000000"/>
                <w:kern w:val="0"/>
                <w:szCs w:val="21"/>
                <w:highlight w:val="yellow"/>
              </w:rPr>
              <w:t>最小值(元)</w:t>
            </w:r>
          </w:p>
        </w:tc>
        <w:tc>
          <w:tcPr>
            <w:tcW w:w="1701" w:type="dxa"/>
            <w:shd w:val="clear" w:color="000000" w:fill="D8D8D8"/>
          </w:tcPr>
          <w:p w14:paraId="0A89F856">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费率</w:t>
            </w:r>
            <w:r>
              <w:rPr>
                <w:rFonts w:hint="eastAsia" w:ascii="宋体" w:hAnsi="宋体" w:cs="宋体"/>
                <w:b/>
                <w:color w:val="000000"/>
                <w:szCs w:val="21"/>
              </w:rPr>
              <w:t>(</w:t>
            </w:r>
            <w:r>
              <w:rPr>
                <w:rFonts w:hint="eastAsia" w:ascii="宋体" w:hAnsi="宋体" w:cs="宋体"/>
                <w:b/>
                <w:bCs/>
                <w:color w:val="000000"/>
                <w:szCs w:val="21"/>
              </w:rPr>
              <w:t>‰)</w:t>
            </w:r>
          </w:p>
        </w:tc>
        <w:tc>
          <w:tcPr>
            <w:tcW w:w="1701" w:type="dxa"/>
            <w:gridSpan w:val="2"/>
            <w:shd w:val="clear" w:color="000000" w:fill="D8D8D8"/>
          </w:tcPr>
          <w:p w14:paraId="6A08A340">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最小值（元）</w:t>
            </w:r>
          </w:p>
        </w:tc>
      </w:tr>
      <w:tr w14:paraId="675E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818" w:type="dxa"/>
            <w:vMerge w:val="restart"/>
          </w:tcPr>
          <w:p w14:paraId="0AD64A13">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上海</w:t>
            </w:r>
          </w:p>
        </w:tc>
        <w:tc>
          <w:tcPr>
            <w:tcW w:w="1133" w:type="dxa"/>
          </w:tcPr>
          <w:p w14:paraId="59E4762B">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佣金</w:t>
            </w:r>
          </w:p>
        </w:tc>
        <w:tc>
          <w:tcPr>
            <w:tcW w:w="1701" w:type="dxa"/>
          </w:tcPr>
          <w:p w14:paraId="2C964376">
            <w:pPr>
              <w:rPr>
                <w:rFonts w:ascii="仿宋_GB2312" w:eastAsia="仿宋_GB2312" w:hAnsiTheme="minorEastAsia"/>
                <w:color w:val="000000"/>
                <w:kern w:val="0"/>
                <w:szCs w:val="21"/>
                <w:highlight w:val="yellow"/>
              </w:rPr>
            </w:pPr>
          </w:p>
        </w:tc>
        <w:tc>
          <w:tcPr>
            <w:tcW w:w="1701" w:type="dxa"/>
          </w:tcPr>
          <w:p w14:paraId="1BA6D8AA">
            <w:pPr>
              <w:widowControl/>
              <w:rPr>
                <w:rFonts w:ascii="仿宋_GB2312" w:eastAsia="仿宋_GB2312" w:hAnsiTheme="minorEastAsia"/>
                <w:color w:val="000000"/>
                <w:kern w:val="0"/>
                <w:szCs w:val="21"/>
                <w:highlight w:val="yellow"/>
              </w:rPr>
            </w:pPr>
          </w:p>
        </w:tc>
        <w:tc>
          <w:tcPr>
            <w:tcW w:w="1701" w:type="dxa"/>
          </w:tcPr>
          <w:p w14:paraId="6AD2C095">
            <w:pPr>
              <w:rPr>
                <w:rFonts w:ascii="仿宋_GB2312" w:eastAsia="仿宋_GB2312" w:hAnsiTheme="minorEastAsia"/>
                <w:color w:val="000000"/>
                <w:kern w:val="0"/>
                <w:szCs w:val="21"/>
                <w:highlight w:val="yellow"/>
              </w:rPr>
            </w:pPr>
          </w:p>
        </w:tc>
        <w:tc>
          <w:tcPr>
            <w:tcW w:w="1701" w:type="dxa"/>
            <w:gridSpan w:val="2"/>
          </w:tcPr>
          <w:p w14:paraId="3232F144">
            <w:pPr>
              <w:widowControl/>
              <w:rPr>
                <w:rFonts w:ascii="仿宋_GB2312" w:eastAsia="仿宋_GB2312" w:hAnsiTheme="minorEastAsia"/>
                <w:color w:val="000000"/>
                <w:kern w:val="0"/>
                <w:szCs w:val="21"/>
                <w:highlight w:val="yellow"/>
              </w:rPr>
            </w:pPr>
          </w:p>
        </w:tc>
      </w:tr>
      <w:tr w14:paraId="3720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818" w:type="dxa"/>
            <w:vMerge w:val="continue"/>
          </w:tcPr>
          <w:p w14:paraId="31A68FA7">
            <w:pPr>
              <w:widowControl/>
              <w:rPr>
                <w:rFonts w:ascii="仿宋_GB2312" w:eastAsia="仿宋_GB2312" w:cs="宋体" w:hAnsiTheme="minorEastAsia"/>
                <w:color w:val="000000"/>
                <w:kern w:val="0"/>
                <w:szCs w:val="21"/>
                <w:highlight w:val="yellow"/>
              </w:rPr>
            </w:pPr>
          </w:p>
        </w:tc>
        <w:tc>
          <w:tcPr>
            <w:tcW w:w="1133" w:type="dxa"/>
          </w:tcPr>
          <w:p w14:paraId="5DE1D441">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印花税</w:t>
            </w:r>
          </w:p>
        </w:tc>
        <w:tc>
          <w:tcPr>
            <w:tcW w:w="1701" w:type="dxa"/>
          </w:tcPr>
          <w:p w14:paraId="3B98B29B">
            <w:pPr>
              <w:rPr>
                <w:rFonts w:ascii="仿宋_GB2312" w:eastAsia="仿宋_GB2312" w:hAnsiTheme="minorEastAsia"/>
                <w:color w:val="000000"/>
                <w:kern w:val="0"/>
                <w:szCs w:val="21"/>
                <w:highlight w:val="yellow"/>
              </w:rPr>
            </w:pPr>
          </w:p>
        </w:tc>
        <w:tc>
          <w:tcPr>
            <w:tcW w:w="1701" w:type="dxa"/>
          </w:tcPr>
          <w:p w14:paraId="6C08BAD9">
            <w:pPr>
              <w:rPr>
                <w:rFonts w:ascii="仿宋_GB2312" w:eastAsia="仿宋_GB2312" w:hAnsiTheme="minorEastAsia"/>
                <w:color w:val="000000"/>
                <w:kern w:val="0"/>
                <w:szCs w:val="21"/>
                <w:highlight w:val="yellow"/>
              </w:rPr>
            </w:pPr>
          </w:p>
        </w:tc>
        <w:tc>
          <w:tcPr>
            <w:tcW w:w="1701" w:type="dxa"/>
          </w:tcPr>
          <w:p w14:paraId="25F50F2B">
            <w:pPr>
              <w:rPr>
                <w:rFonts w:ascii="仿宋_GB2312" w:eastAsia="仿宋_GB2312" w:hAnsiTheme="minorEastAsia"/>
                <w:color w:val="000000"/>
                <w:kern w:val="0"/>
                <w:szCs w:val="21"/>
                <w:highlight w:val="yellow"/>
              </w:rPr>
            </w:pPr>
          </w:p>
        </w:tc>
        <w:tc>
          <w:tcPr>
            <w:tcW w:w="1701" w:type="dxa"/>
            <w:gridSpan w:val="2"/>
          </w:tcPr>
          <w:p w14:paraId="4553B3AC">
            <w:pPr>
              <w:rPr>
                <w:rFonts w:ascii="仿宋_GB2312" w:eastAsia="仿宋_GB2312" w:hAnsiTheme="minorEastAsia"/>
                <w:color w:val="000000"/>
                <w:kern w:val="0"/>
                <w:szCs w:val="21"/>
                <w:highlight w:val="yellow"/>
              </w:rPr>
            </w:pPr>
          </w:p>
        </w:tc>
      </w:tr>
      <w:tr w14:paraId="7D2D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18" w:type="dxa"/>
            <w:vMerge w:val="continue"/>
          </w:tcPr>
          <w:p w14:paraId="78A0A543">
            <w:pPr>
              <w:widowControl/>
              <w:rPr>
                <w:rFonts w:ascii="仿宋_GB2312" w:eastAsia="仿宋_GB2312" w:cs="宋体" w:hAnsiTheme="minorEastAsia"/>
                <w:color w:val="000000"/>
                <w:kern w:val="0"/>
                <w:szCs w:val="21"/>
                <w:highlight w:val="yellow"/>
              </w:rPr>
            </w:pPr>
          </w:p>
        </w:tc>
        <w:tc>
          <w:tcPr>
            <w:tcW w:w="1133" w:type="dxa"/>
          </w:tcPr>
          <w:p w14:paraId="45F106B5">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过户费</w:t>
            </w:r>
          </w:p>
        </w:tc>
        <w:tc>
          <w:tcPr>
            <w:tcW w:w="1701" w:type="dxa"/>
          </w:tcPr>
          <w:p w14:paraId="4A9B21E6">
            <w:pPr>
              <w:rPr>
                <w:rFonts w:ascii="仿宋_GB2312" w:eastAsia="仿宋_GB2312" w:hAnsiTheme="minorEastAsia"/>
                <w:color w:val="000000"/>
                <w:kern w:val="0"/>
                <w:szCs w:val="21"/>
                <w:highlight w:val="yellow"/>
              </w:rPr>
            </w:pPr>
          </w:p>
        </w:tc>
        <w:tc>
          <w:tcPr>
            <w:tcW w:w="1701" w:type="dxa"/>
          </w:tcPr>
          <w:p w14:paraId="3C704DB8">
            <w:pPr>
              <w:rPr>
                <w:rFonts w:ascii="仿宋_GB2312" w:eastAsia="仿宋_GB2312" w:hAnsiTheme="minorEastAsia"/>
                <w:color w:val="000000"/>
                <w:kern w:val="0"/>
                <w:szCs w:val="21"/>
                <w:highlight w:val="yellow"/>
              </w:rPr>
            </w:pPr>
          </w:p>
        </w:tc>
        <w:tc>
          <w:tcPr>
            <w:tcW w:w="1701" w:type="dxa"/>
          </w:tcPr>
          <w:p w14:paraId="3B626B87">
            <w:pPr>
              <w:rPr>
                <w:rFonts w:ascii="仿宋_GB2312" w:eastAsia="仿宋_GB2312" w:hAnsiTheme="minorEastAsia"/>
                <w:color w:val="000000"/>
                <w:kern w:val="0"/>
                <w:szCs w:val="21"/>
                <w:highlight w:val="yellow"/>
              </w:rPr>
            </w:pPr>
          </w:p>
        </w:tc>
        <w:tc>
          <w:tcPr>
            <w:tcW w:w="1701" w:type="dxa"/>
            <w:gridSpan w:val="2"/>
          </w:tcPr>
          <w:p w14:paraId="49C3F229">
            <w:pPr>
              <w:rPr>
                <w:rFonts w:ascii="仿宋_GB2312" w:eastAsia="仿宋_GB2312" w:hAnsiTheme="minorEastAsia"/>
                <w:color w:val="000000"/>
                <w:kern w:val="0"/>
                <w:szCs w:val="21"/>
                <w:highlight w:val="yellow"/>
              </w:rPr>
            </w:pPr>
          </w:p>
        </w:tc>
      </w:tr>
      <w:tr w14:paraId="3013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18" w:type="dxa"/>
            <w:vMerge w:val="restart"/>
          </w:tcPr>
          <w:p w14:paraId="63075FD5">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深圳</w:t>
            </w:r>
          </w:p>
        </w:tc>
        <w:tc>
          <w:tcPr>
            <w:tcW w:w="1133" w:type="dxa"/>
          </w:tcPr>
          <w:p w14:paraId="2CF45A80">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佣金</w:t>
            </w:r>
          </w:p>
        </w:tc>
        <w:tc>
          <w:tcPr>
            <w:tcW w:w="1701" w:type="dxa"/>
          </w:tcPr>
          <w:p w14:paraId="3540BE76">
            <w:pPr>
              <w:rPr>
                <w:rFonts w:ascii="仿宋_GB2312" w:eastAsia="仿宋_GB2312" w:hAnsiTheme="minorEastAsia"/>
                <w:color w:val="000000"/>
                <w:kern w:val="0"/>
                <w:szCs w:val="21"/>
                <w:highlight w:val="yellow"/>
              </w:rPr>
            </w:pPr>
          </w:p>
        </w:tc>
        <w:tc>
          <w:tcPr>
            <w:tcW w:w="1701" w:type="dxa"/>
          </w:tcPr>
          <w:p w14:paraId="0FD7862B">
            <w:pPr>
              <w:widowControl/>
              <w:rPr>
                <w:rFonts w:ascii="仿宋_GB2312" w:eastAsia="仿宋_GB2312" w:hAnsiTheme="minorEastAsia"/>
                <w:color w:val="000000"/>
                <w:kern w:val="0"/>
                <w:szCs w:val="21"/>
                <w:highlight w:val="yellow"/>
              </w:rPr>
            </w:pPr>
          </w:p>
        </w:tc>
        <w:tc>
          <w:tcPr>
            <w:tcW w:w="1701" w:type="dxa"/>
          </w:tcPr>
          <w:p w14:paraId="5A42D62B">
            <w:pPr>
              <w:rPr>
                <w:rFonts w:ascii="仿宋_GB2312" w:eastAsia="仿宋_GB2312" w:hAnsiTheme="minorEastAsia"/>
                <w:color w:val="000000"/>
                <w:kern w:val="0"/>
                <w:szCs w:val="21"/>
                <w:highlight w:val="yellow"/>
              </w:rPr>
            </w:pPr>
          </w:p>
        </w:tc>
        <w:tc>
          <w:tcPr>
            <w:tcW w:w="1701" w:type="dxa"/>
            <w:gridSpan w:val="2"/>
          </w:tcPr>
          <w:p w14:paraId="511F1273">
            <w:pPr>
              <w:widowControl/>
              <w:rPr>
                <w:rFonts w:ascii="仿宋_GB2312" w:eastAsia="仿宋_GB2312" w:hAnsiTheme="minorEastAsia"/>
                <w:color w:val="000000"/>
                <w:kern w:val="0"/>
                <w:szCs w:val="21"/>
                <w:highlight w:val="yellow"/>
              </w:rPr>
            </w:pPr>
          </w:p>
        </w:tc>
      </w:tr>
      <w:tr w14:paraId="7EA9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8" w:type="dxa"/>
            <w:vMerge w:val="continue"/>
            <w:vAlign w:val="bottom"/>
          </w:tcPr>
          <w:p w14:paraId="7F3ABB66">
            <w:pPr>
              <w:widowControl/>
              <w:rPr>
                <w:rFonts w:ascii="仿宋_GB2312" w:eastAsia="仿宋_GB2312" w:cs="宋体" w:hAnsiTheme="minorEastAsia"/>
                <w:color w:val="000000"/>
                <w:kern w:val="0"/>
                <w:szCs w:val="21"/>
                <w:highlight w:val="yellow"/>
              </w:rPr>
            </w:pPr>
          </w:p>
        </w:tc>
        <w:tc>
          <w:tcPr>
            <w:tcW w:w="1133" w:type="dxa"/>
          </w:tcPr>
          <w:p w14:paraId="0B34333E">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印花税</w:t>
            </w:r>
          </w:p>
        </w:tc>
        <w:tc>
          <w:tcPr>
            <w:tcW w:w="1701" w:type="dxa"/>
          </w:tcPr>
          <w:p w14:paraId="6C9E7650">
            <w:pPr>
              <w:rPr>
                <w:rFonts w:ascii="仿宋_GB2312" w:eastAsia="仿宋_GB2312" w:hAnsiTheme="minorEastAsia"/>
                <w:color w:val="000000"/>
                <w:kern w:val="0"/>
                <w:szCs w:val="21"/>
                <w:highlight w:val="yellow"/>
              </w:rPr>
            </w:pPr>
          </w:p>
        </w:tc>
        <w:tc>
          <w:tcPr>
            <w:tcW w:w="1701" w:type="dxa"/>
          </w:tcPr>
          <w:p w14:paraId="162DBC06">
            <w:pPr>
              <w:rPr>
                <w:rFonts w:ascii="仿宋_GB2312" w:eastAsia="仿宋_GB2312" w:hAnsiTheme="minorEastAsia"/>
                <w:color w:val="000000"/>
                <w:kern w:val="0"/>
                <w:szCs w:val="21"/>
                <w:highlight w:val="yellow"/>
              </w:rPr>
            </w:pPr>
          </w:p>
        </w:tc>
        <w:tc>
          <w:tcPr>
            <w:tcW w:w="1701" w:type="dxa"/>
          </w:tcPr>
          <w:p w14:paraId="7392E773">
            <w:pPr>
              <w:rPr>
                <w:rFonts w:ascii="仿宋_GB2312" w:eastAsia="仿宋_GB2312" w:hAnsiTheme="minorEastAsia"/>
                <w:color w:val="000000"/>
                <w:kern w:val="0"/>
                <w:szCs w:val="21"/>
                <w:highlight w:val="yellow"/>
              </w:rPr>
            </w:pPr>
          </w:p>
        </w:tc>
        <w:tc>
          <w:tcPr>
            <w:tcW w:w="1701" w:type="dxa"/>
            <w:gridSpan w:val="2"/>
          </w:tcPr>
          <w:p w14:paraId="65C62C99">
            <w:pPr>
              <w:rPr>
                <w:rFonts w:ascii="仿宋_GB2312" w:eastAsia="仿宋_GB2312" w:hAnsiTheme="minorEastAsia"/>
                <w:color w:val="000000"/>
                <w:kern w:val="0"/>
                <w:szCs w:val="21"/>
                <w:highlight w:val="yellow"/>
              </w:rPr>
            </w:pPr>
          </w:p>
        </w:tc>
      </w:tr>
      <w:tr w14:paraId="5CF3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818" w:type="dxa"/>
            <w:vMerge w:val="continue"/>
            <w:vAlign w:val="bottom"/>
          </w:tcPr>
          <w:p w14:paraId="541C3C7D">
            <w:pPr>
              <w:widowControl/>
              <w:rPr>
                <w:rFonts w:ascii="仿宋_GB2312" w:eastAsia="仿宋_GB2312" w:cs="宋体" w:hAnsiTheme="minorEastAsia"/>
                <w:color w:val="000000"/>
                <w:kern w:val="0"/>
                <w:szCs w:val="21"/>
                <w:highlight w:val="yellow"/>
              </w:rPr>
            </w:pPr>
          </w:p>
        </w:tc>
        <w:tc>
          <w:tcPr>
            <w:tcW w:w="1133" w:type="dxa"/>
          </w:tcPr>
          <w:p w14:paraId="5A4969A4">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过户费</w:t>
            </w:r>
          </w:p>
        </w:tc>
        <w:tc>
          <w:tcPr>
            <w:tcW w:w="1701" w:type="dxa"/>
          </w:tcPr>
          <w:p w14:paraId="4D669770">
            <w:pPr>
              <w:rPr>
                <w:rFonts w:ascii="仿宋_GB2312" w:eastAsia="仿宋_GB2312" w:hAnsiTheme="minorEastAsia"/>
                <w:color w:val="000000"/>
                <w:kern w:val="0"/>
                <w:szCs w:val="21"/>
                <w:highlight w:val="yellow"/>
              </w:rPr>
            </w:pPr>
          </w:p>
        </w:tc>
        <w:tc>
          <w:tcPr>
            <w:tcW w:w="1701" w:type="dxa"/>
          </w:tcPr>
          <w:p w14:paraId="73CC7BE0">
            <w:pPr>
              <w:rPr>
                <w:rFonts w:ascii="仿宋_GB2312" w:eastAsia="仿宋_GB2312" w:hAnsiTheme="minorEastAsia"/>
                <w:color w:val="000000"/>
                <w:kern w:val="0"/>
                <w:szCs w:val="21"/>
                <w:highlight w:val="yellow"/>
              </w:rPr>
            </w:pPr>
          </w:p>
        </w:tc>
        <w:tc>
          <w:tcPr>
            <w:tcW w:w="1701" w:type="dxa"/>
          </w:tcPr>
          <w:p w14:paraId="06B93890">
            <w:pPr>
              <w:rPr>
                <w:rFonts w:ascii="仿宋_GB2312" w:eastAsia="仿宋_GB2312" w:hAnsiTheme="minorEastAsia"/>
                <w:color w:val="000000"/>
                <w:kern w:val="0"/>
                <w:szCs w:val="21"/>
                <w:highlight w:val="yellow"/>
              </w:rPr>
            </w:pPr>
          </w:p>
        </w:tc>
        <w:tc>
          <w:tcPr>
            <w:tcW w:w="1701" w:type="dxa"/>
            <w:gridSpan w:val="2"/>
          </w:tcPr>
          <w:p w14:paraId="0ABBAD47">
            <w:pPr>
              <w:rPr>
                <w:rFonts w:ascii="仿宋_GB2312" w:eastAsia="仿宋_GB2312" w:hAnsiTheme="minorEastAsia"/>
                <w:color w:val="000000"/>
                <w:kern w:val="0"/>
                <w:szCs w:val="21"/>
                <w:highlight w:val="yellow"/>
              </w:rPr>
            </w:pPr>
          </w:p>
        </w:tc>
      </w:tr>
      <w:tr w14:paraId="5823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70" w:hRule="atLeast"/>
        </w:trPr>
        <w:tc>
          <w:tcPr>
            <w:tcW w:w="1951" w:type="dxa"/>
            <w:gridSpan w:val="2"/>
            <w:vMerge w:val="restart"/>
            <w:shd w:val="clear" w:color="000000" w:fill="D9D9D9"/>
            <w:vAlign w:val="center"/>
          </w:tcPr>
          <w:p w14:paraId="7B5598CB">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品种</w:t>
            </w:r>
          </w:p>
        </w:tc>
        <w:tc>
          <w:tcPr>
            <w:tcW w:w="6798" w:type="dxa"/>
            <w:gridSpan w:val="4"/>
            <w:shd w:val="clear" w:color="000000" w:fill="D9D9D9"/>
          </w:tcPr>
          <w:p w14:paraId="1DD38F0C">
            <w:pPr>
              <w:widowControl/>
              <w:jc w:val="center"/>
              <w:rPr>
                <w:rFonts w:ascii="仿宋_GB2312" w:eastAsia="仿宋_GB2312" w:hAnsiTheme="minorEastAsia"/>
                <w:szCs w:val="21"/>
                <w:highlight w:val="yellow"/>
              </w:rPr>
            </w:pPr>
            <w:r>
              <w:rPr>
                <w:rFonts w:hint="eastAsia" w:ascii="仿宋_GB2312" w:eastAsia="仿宋_GB2312" w:cs="宋体" w:hAnsiTheme="minorEastAsia"/>
                <w:b/>
                <w:bCs/>
                <w:color w:val="000000"/>
                <w:kern w:val="0"/>
                <w:szCs w:val="21"/>
                <w:highlight w:val="yellow"/>
              </w:rPr>
              <w:t>佣金</w:t>
            </w:r>
          </w:p>
        </w:tc>
      </w:tr>
      <w:tr w14:paraId="2168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vMerge w:val="continue"/>
            <w:shd w:val="clear" w:color="auto" w:fill="auto"/>
            <w:vAlign w:val="center"/>
          </w:tcPr>
          <w:p w14:paraId="639A462C">
            <w:pPr>
              <w:widowControl/>
              <w:jc w:val="left"/>
              <w:rPr>
                <w:rFonts w:ascii="仿宋_GB2312" w:eastAsia="仿宋_GB2312" w:cs="宋体" w:hAnsiTheme="minorEastAsia"/>
                <w:b/>
                <w:bCs/>
                <w:color w:val="000000"/>
                <w:kern w:val="0"/>
                <w:szCs w:val="21"/>
                <w:highlight w:val="yellow"/>
              </w:rPr>
            </w:pPr>
          </w:p>
        </w:tc>
        <w:tc>
          <w:tcPr>
            <w:tcW w:w="3402" w:type="dxa"/>
            <w:gridSpan w:val="2"/>
            <w:shd w:val="clear" w:color="000000" w:fill="D9D9D9"/>
          </w:tcPr>
          <w:p w14:paraId="3082DEC7">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上海</w:t>
            </w:r>
            <w:r>
              <w:rPr>
                <w:rFonts w:hint="eastAsia" w:ascii="宋体" w:hAnsi="宋体" w:cs="宋体"/>
                <w:b/>
                <w:color w:val="000000"/>
                <w:szCs w:val="21"/>
              </w:rPr>
              <w:t>(</w:t>
            </w:r>
            <w:r>
              <w:rPr>
                <w:rFonts w:hint="eastAsia" w:ascii="宋体" w:hAnsi="宋体" w:cs="宋体"/>
                <w:b/>
                <w:bCs/>
                <w:color w:val="000000"/>
                <w:szCs w:val="21"/>
              </w:rPr>
              <w:t>‰)</w:t>
            </w:r>
          </w:p>
        </w:tc>
        <w:tc>
          <w:tcPr>
            <w:tcW w:w="3396" w:type="dxa"/>
            <w:gridSpan w:val="2"/>
            <w:shd w:val="clear" w:color="000000" w:fill="D9D9D9"/>
          </w:tcPr>
          <w:p w14:paraId="27A93523">
            <w:pPr>
              <w:widowControl/>
              <w:jc w:val="center"/>
              <w:rPr>
                <w:rFonts w:ascii="仿宋_GB2312" w:eastAsia="仿宋_GB2312" w:hAnsiTheme="minorEastAsia"/>
                <w:szCs w:val="21"/>
                <w:highlight w:val="yellow"/>
              </w:rPr>
            </w:pPr>
            <w:r>
              <w:rPr>
                <w:rFonts w:hint="eastAsia" w:ascii="仿宋_GB2312" w:eastAsia="仿宋_GB2312" w:cs="宋体" w:hAnsiTheme="minorEastAsia"/>
                <w:b/>
                <w:bCs/>
                <w:color w:val="000000"/>
                <w:kern w:val="0"/>
                <w:szCs w:val="21"/>
                <w:highlight w:val="yellow"/>
              </w:rPr>
              <w:t>深圳</w:t>
            </w:r>
            <w:r>
              <w:rPr>
                <w:rFonts w:hint="eastAsia" w:ascii="宋体" w:hAnsi="宋体" w:cs="宋体"/>
                <w:b/>
                <w:color w:val="000000"/>
                <w:szCs w:val="21"/>
              </w:rPr>
              <w:t>(</w:t>
            </w:r>
            <w:r>
              <w:rPr>
                <w:rFonts w:hint="eastAsia" w:ascii="宋体" w:hAnsi="宋体" w:cs="宋体"/>
                <w:b/>
                <w:bCs/>
                <w:color w:val="000000"/>
                <w:szCs w:val="21"/>
              </w:rPr>
              <w:t>‰)</w:t>
            </w:r>
          </w:p>
        </w:tc>
      </w:tr>
      <w:tr w14:paraId="6FF2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shd w:val="clear" w:color="auto" w:fill="auto"/>
            <w:vAlign w:val="center"/>
          </w:tcPr>
          <w:p w14:paraId="38550FE2">
            <w:pPr>
              <w:widowControl/>
              <w:jc w:val="left"/>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国债现券</w:t>
            </w:r>
          </w:p>
        </w:tc>
        <w:tc>
          <w:tcPr>
            <w:tcW w:w="3402" w:type="dxa"/>
            <w:gridSpan w:val="2"/>
            <w:shd w:val="clear" w:color="auto" w:fill="auto"/>
            <w:vAlign w:val="center"/>
          </w:tcPr>
          <w:p w14:paraId="324F27CB">
            <w:pPr>
              <w:widowControl/>
              <w:jc w:val="left"/>
              <w:rPr>
                <w:rFonts w:ascii="仿宋_GB2312" w:eastAsia="仿宋_GB2312" w:cs="宋体" w:hAnsiTheme="minorEastAsia"/>
                <w:b/>
                <w:bCs/>
                <w:color w:val="000000"/>
                <w:kern w:val="0"/>
                <w:szCs w:val="21"/>
                <w:highlight w:val="yellow"/>
              </w:rPr>
            </w:pPr>
          </w:p>
        </w:tc>
        <w:tc>
          <w:tcPr>
            <w:tcW w:w="3396" w:type="dxa"/>
            <w:gridSpan w:val="2"/>
            <w:shd w:val="clear" w:color="auto" w:fill="auto"/>
            <w:vAlign w:val="center"/>
          </w:tcPr>
          <w:p w14:paraId="21B676A8">
            <w:pPr>
              <w:widowControl/>
              <w:jc w:val="left"/>
              <w:rPr>
                <w:rFonts w:ascii="仿宋_GB2312" w:eastAsia="仿宋_GB2312" w:hAnsiTheme="minorEastAsia"/>
                <w:szCs w:val="21"/>
                <w:highlight w:val="yellow"/>
              </w:rPr>
            </w:pPr>
          </w:p>
        </w:tc>
      </w:tr>
      <w:tr w14:paraId="6ECC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shd w:val="clear" w:color="auto" w:fill="auto"/>
            <w:vAlign w:val="center"/>
          </w:tcPr>
          <w:p w14:paraId="516331CA">
            <w:pPr>
              <w:widowControl/>
              <w:jc w:val="left"/>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企业债</w:t>
            </w:r>
          </w:p>
        </w:tc>
        <w:tc>
          <w:tcPr>
            <w:tcW w:w="3402" w:type="dxa"/>
            <w:gridSpan w:val="2"/>
            <w:shd w:val="clear" w:color="auto" w:fill="auto"/>
            <w:vAlign w:val="center"/>
          </w:tcPr>
          <w:p w14:paraId="6579FF1A">
            <w:pPr>
              <w:widowControl/>
              <w:jc w:val="left"/>
              <w:rPr>
                <w:rFonts w:ascii="仿宋_GB2312" w:eastAsia="仿宋_GB2312" w:cs="宋体" w:hAnsiTheme="minorEastAsia"/>
                <w:b/>
                <w:bCs/>
                <w:color w:val="000000"/>
                <w:kern w:val="0"/>
                <w:szCs w:val="21"/>
                <w:highlight w:val="yellow"/>
              </w:rPr>
            </w:pPr>
          </w:p>
        </w:tc>
        <w:tc>
          <w:tcPr>
            <w:tcW w:w="3396" w:type="dxa"/>
            <w:gridSpan w:val="2"/>
            <w:shd w:val="clear" w:color="auto" w:fill="auto"/>
            <w:vAlign w:val="center"/>
          </w:tcPr>
          <w:p w14:paraId="143C77CB">
            <w:pPr>
              <w:widowControl/>
              <w:jc w:val="left"/>
              <w:rPr>
                <w:rFonts w:ascii="仿宋_GB2312" w:eastAsia="仿宋_GB2312" w:hAnsiTheme="minorEastAsia"/>
                <w:szCs w:val="21"/>
                <w:highlight w:val="yellow"/>
              </w:rPr>
            </w:pPr>
          </w:p>
        </w:tc>
      </w:tr>
      <w:tr w14:paraId="72B3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shd w:val="clear" w:color="auto" w:fill="auto"/>
            <w:vAlign w:val="center"/>
          </w:tcPr>
          <w:p w14:paraId="303553D0">
            <w:pPr>
              <w:widowControl/>
              <w:jc w:val="left"/>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可转换债</w:t>
            </w:r>
          </w:p>
        </w:tc>
        <w:tc>
          <w:tcPr>
            <w:tcW w:w="3402" w:type="dxa"/>
            <w:gridSpan w:val="2"/>
            <w:shd w:val="clear" w:color="auto" w:fill="auto"/>
            <w:vAlign w:val="center"/>
          </w:tcPr>
          <w:p w14:paraId="08DD1939">
            <w:pPr>
              <w:widowControl/>
              <w:jc w:val="left"/>
              <w:rPr>
                <w:rFonts w:ascii="仿宋_GB2312" w:eastAsia="仿宋_GB2312" w:cs="宋体" w:hAnsiTheme="minorEastAsia"/>
                <w:b/>
                <w:bCs/>
                <w:color w:val="000000"/>
                <w:kern w:val="0"/>
                <w:szCs w:val="21"/>
                <w:highlight w:val="yellow"/>
              </w:rPr>
            </w:pPr>
          </w:p>
        </w:tc>
        <w:tc>
          <w:tcPr>
            <w:tcW w:w="3396" w:type="dxa"/>
            <w:gridSpan w:val="2"/>
            <w:shd w:val="clear" w:color="auto" w:fill="auto"/>
            <w:vAlign w:val="center"/>
          </w:tcPr>
          <w:p w14:paraId="251D5E33">
            <w:pPr>
              <w:widowControl/>
              <w:jc w:val="left"/>
              <w:rPr>
                <w:rFonts w:ascii="仿宋_GB2312" w:eastAsia="仿宋_GB2312" w:hAnsiTheme="minorEastAsia"/>
                <w:szCs w:val="21"/>
                <w:highlight w:val="yellow"/>
              </w:rPr>
            </w:pPr>
          </w:p>
        </w:tc>
      </w:tr>
      <w:tr w14:paraId="4E45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shd w:val="clear" w:color="auto" w:fill="auto"/>
            <w:vAlign w:val="center"/>
          </w:tcPr>
          <w:p w14:paraId="6DC45DB4">
            <w:pPr>
              <w:widowControl/>
              <w:jc w:val="left"/>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私募债</w:t>
            </w:r>
          </w:p>
        </w:tc>
        <w:tc>
          <w:tcPr>
            <w:tcW w:w="3402" w:type="dxa"/>
            <w:gridSpan w:val="2"/>
            <w:shd w:val="clear" w:color="auto" w:fill="auto"/>
            <w:vAlign w:val="center"/>
          </w:tcPr>
          <w:p w14:paraId="214BA154">
            <w:pPr>
              <w:widowControl/>
              <w:jc w:val="left"/>
              <w:rPr>
                <w:rFonts w:ascii="仿宋_GB2312" w:eastAsia="仿宋_GB2312" w:cs="宋体" w:hAnsiTheme="minorEastAsia"/>
                <w:b/>
                <w:bCs/>
                <w:color w:val="000000"/>
                <w:kern w:val="0"/>
                <w:szCs w:val="21"/>
                <w:highlight w:val="yellow"/>
              </w:rPr>
            </w:pPr>
          </w:p>
        </w:tc>
        <w:tc>
          <w:tcPr>
            <w:tcW w:w="3396" w:type="dxa"/>
            <w:gridSpan w:val="2"/>
            <w:shd w:val="clear" w:color="auto" w:fill="auto"/>
            <w:vAlign w:val="center"/>
          </w:tcPr>
          <w:p w14:paraId="6D78CC62">
            <w:pPr>
              <w:widowControl/>
              <w:jc w:val="left"/>
              <w:rPr>
                <w:rFonts w:ascii="仿宋_GB2312" w:eastAsia="仿宋_GB2312" w:hAnsiTheme="minorEastAsia"/>
                <w:szCs w:val="21"/>
                <w:highlight w:val="yellow"/>
              </w:rPr>
            </w:pPr>
          </w:p>
        </w:tc>
      </w:tr>
      <w:tr w14:paraId="0A4E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85" w:hRule="atLeast"/>
        </w:trPr>
        <w:tc>
          <w:tcPr>
            <w:tcW w:w="1951" w:type="dxa"/>
            <w:gridSpan w:val="2"/>
            <w:shd w:val="clear" w:color="auto" w:fill="auto"/>
            <w:vAlign w:val="center"/>
          </w:tcPr>
          <w:p w14:paraId="65E21894">
            <w:pPr>
              <w:widowControl/>
              <w:jc w:val="left"/>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港股通</w:t>
            </w:r>
          </w:p>
        </w:tc>
        <w:tc>
          <w:tcPr>
            <w:tcW w:w="3402" w:type="dxa"/>
            <w:gridSpan w:val="2"/>
            <w:shd w:val="clear" w:color="auto" w:fill="auto"/>
            <w:vAlign w:val="center"/>
          </w:tcPr>
          <w:p w14:paraId="2DD5DCE7">
            <w:pPr>
              <w:widowControl/>
              <w:jc w:val="left"/>
              <w:rPr>
                <w:rFonts w:ascii="仿宋_GB2312" w:eastAsia="仿宋_GB2312" w:cs="宋体" w:hAnsiTheme="minorEastAsia"/>
                <w:b/>
                <w:bCs/>
                <w:color w:val="000000"/>
                <w:kern w:val="0"/>
                <w:szCs w:val="21"/>
                <w:highlight w:val="yellow"/>
              </w:rPr>
            </w:pPr>
          </w:p>
        </w:tc>
        <w:tc>
          <w:tcPr>
            <w:tcW w:w="3396" w:type="dxa"/>
            <w:gridSpan w:val="2"/>
            <w:shd w:val="clear" w:color="auto" w:fill="auto"/>
            <w:vAlign w:val="center"/>
          </w:tcPr>
          <w:p w14:paraId="00885C6B">
            <w:pPr>
              <w:widowControl/>
              <w:jc w:val="left"/>
              <w:rPr>
                <w:rFonts w:ascii="仿宋_GB2312" w:eastAsia="仿宋_GB2312" w:hAnsiTheme="minorEastAsia"/>
                <w:szCs w:val="21"/>
                <w:highlight w:val="yellow"/>
              </w:rPr>
            </w:pPr>
          </w:p>
        </w:tc>
      </w:tr>
      <w:tr w14:paraId="4973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restart"/>
            <w:vAlign w:val="center"/>
          </w:tcPr>
          <w:p w14:paraId="735A90E8">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国债回购</w:t>
            </w:r>
          </w:p>
        </w:tc>
        <w:tc>
          <w:tcPr>
            <w:tcW w:w="1133" w:type="dxa"/>
          </w:tcPr>
          <w:p w14:paraId="74761604">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1天</w:t>
            </w:r>
          </w:p>
        </w:tc>
        <w:tc>
          <w:tcPr>
            <w:tcW w:w="3402" w:type="dxa"/>
            <w:gridSpan w:val="2"/>
            <w:shd w:val="clear" w:color="auto" w:fill="auto"/>
          </w:tcPr>
          <w:p w14:paraId="7137981A">
            <w:pPr>
              <w:widowControl/>
              <w:jc w:val="center"/>
              <w:rPr>
                <w:rFonts w:ascii="仿宋_GB2312" w:eastAsia="仿宋_GB2312" w:hAnsiTheme="minorEastAsia"/>
                <w:color w:val="000000"/>
                <w:kern w:val="0"/>
                <w:szCs w:val="21"/>
                <w:highlight w:val="yellow"/>
              </w:rPr>
            </w:pPr>
          </w:p>
        </w:tc>
        <w:tc>
          <w:tcPr>
            <w:tcW w:w="3396" w:type="dxa"/>
            <w:gridSpan w:val="2"/>
            <w:shd w:val="clear" w:color="auto" w:fill="auto"/>
          </w:tcPr>
          <w:p w14:paraId="7CD31900">
            <w:pPr>
              <w:widowControl/>
              <w:jc w:val="left"/>
              <w:rPr>
                <w:rFonts w:ascii="仿宋_GB2312" w:eastAsia="仿宋_GB2312" w:hAnsiTheme="minorEastAsia"/>
                <w:szCs w:val="21"/>
                <w:highlight w:val="yellow"/>
              </w:rPr>
            </w:pPr>
          </w:p>
        </w:tc>
      </w:tr>
      <w:tr w14:paraId="13C6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5C499CEF">
            <w:pPr>
              <w:widowControl/>
              <w:jc w:val="left"/>
              <w:rPr>
                <w:rFonts w:ascii="仿宋_GB2312" w:eastAsia="仿宋_GB2312" w:cs="宋体" w:hAnsiTheme="minorEastAsia"/>
                <w:b/>
                <w:bCs/>
                <w:color w:val="000000"/>
                <w:kern w:val="0"/>
                <w:szCs w:val="21"/>
                <w:highlight w:val="yellow"/>
              </w:rPr>
            </w:pPr>
          </w:p>
        </w:tc>
        <w:tc>
          <w:tcPr>
            <w:tcW w:w="1133" w:type="dxa"/>
          </w:tcPr>
          <w:p w14:paraId="0F165D09">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2天</w:t>
            </w:r>
          </w:p>
        </w:tc>
        <w:tc>
          <w:tcPr>
            <w:tcW w:w="3402" w:type="dxa"/>
            <w:gridSpan w:val="2"/>
          </w:tcPr>
          <w:p w14:paraId="67FBDE6F">
            <w:pPr>
              <w:widowControl/>
              <w:jc w:val="center"/>
              <w:rPr>
                <w:rFonts w:ascii="仿宋_GB2312" w:eastAsia="仿宋_GB2312" w:hAnsiTheme="minorEastAsia"/>
                <w:color w:val="000000"/>
                <w:kern w:val="0"/>
                <w:szCs w:val="21"/>
                <w:highlight w:val="yellow"/>
              </w:rPr>
            </w:pPr>
          </w:p>
        </w:tc>
        <w:tc>
          <w:tcPr>
            <w:tcW w:w="3396" w:type="dxa"/>
            <w:gridSpan w:val="2"/>
          </w:tcPr>
          <w:p w14:paraId="4491430F">
            <w:pPr>
              <w:widowControl/>
              <w:jc w:val="left"/>
              <w:rPr>
                <w:rFonts w:ascii="仿宋_GB2312" w:eastAsia="仿宋_GB2312" w:hAnsiTheme="minorEastAsia"/>
                <w:szCs w:val="21"/>
                <w:highlight w:val="yellow"/>
              </w:rPr>
            </w:pPr>
          </w:p>
        </w:tc>
      </w:tr>
      <w:tr w14:paraId="12290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3C16F7DA">
            <w:pPr>
              <w:widowControl/>
              <w:jc w:val="left"/>
              <w:rPr>
                <w:rFonts w:ascii="仿宋_GB2312" w:eastAsia="仿宋_GB2312" w:cs="宋体" w:hAnsiTheme="minorEastAsia"/>
                <w:b/>
                <w:bCs/>
                <w:color w:val="000000"/>
                <w:kern w:val="0"/>
                <w:szCs w:val="21"/>
                <w:highlight w:val="yellow"/>
              </w:rPr>
            </w:pPr>
          </w:p>
        </w:tc>
        <w:tc>
          <w:tcPr>
            <w:tcW w:w="1133" w:type="dxa"/>
          </w:tcPr>
          <w:p w14:paraId="582F3F6F">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3天</w:t>
            </w:r>
          </w:p>
        </w:tc>
        <w:tc>
          <w:tcPr>
            <w:tcW w:w="3402" w:type="dxa"/>
            <w:gridSpan w:val="2"/>
          </w:tcPr>
          <w:p w14:paraId="27A16BFA">
            <w:pPr>
              <w:widowControl/>
              <w:jc w:val="center"/>
              <w:rPr>
                <w:rFonts w:ascii="仿宋_GB2312" w:eastAsia="仿宋_GB2312" w:hAnsiTheme="minorEastAsia"/>
                <w:color w:val="000000"/>
                <w:kern w:val="0"/>
                <w:szCs w:val="21"/>
                <w:highlight w:val="yellow"/>
              </w:rPr>
            </w:pPr>
          </w:p>
        </w:tc>
        <w:tc>
          <w:tcPr>
            <w:tcW w:w="3396" w:type="dxa"/>
            <w:gridSpan w:val="2"/>
          </w:tcPr>
          <w:p w14:paraId="76B829D0">
            <w:pPr>
              <w:widowControl/>
              <w:jc w:val="left"/>
              <w:rPr>
                <w:rFonts w:ascii="仿宋_GB2312" w:eastAsia="仿宋_GB2312" w:hAnsiTheme="minorEastAsia"/>
                <w:szCs w:val="21"/>
                <w:highlight w:val="yellow"/>
              </w:rPr>
            </w:pPr>
          </w:p>
        </w:tc>
      </w:tr>
      <w:tr w14:paraId="5903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4A447A18">
            <w:pPr>
              <w:widowControl/>
              <w:jc w:val="left"/>
              <w:rPr>
                <w:rFonts w:ascii="仿宋_GB2312" w:eastAsia="仿宋_GB2312" w:cs="宋体" w:hAnsiTheme="minorEastAsia"/>
                <w:b/>
                <w:bCs/>
                <w:color w:val="000000"/>
                <w:kern w:val="0"/>
                <w:szCs w:val="21"/>
                <w:highlight w:val="yellow"/>
              </w:rPr>
            </w:pPr>
          </w:p>
        </w:tc>
        <w:tc>
          <w:tcPr>
            <w:tcW w:w="1133" w:type="dxa"/>
          </w:tcPr>
          <w:p w14:paraId="400CC216">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4天</w:t>
            </w:r>
          </w:p>
        </w:tc>
        <w:tc>
          <w:tcPr>
            <w:tcW w:w="3402" w:type="dxa"/>
            <w:gridSpan w:val="2"/>
          </w:tcPr>
          <w:p w14:paraId="447E97E4">
            <w:pPr>
              <w:widowControl/>
              <w:jc w:val="center"/>
              <w:rPr>
                <w:rFonts w:ascii="仿宋_GB2312" w:eastAsia="仿宋_GB2312" w:hAnsiTheme="minorEastAsia"/>
                <w:color w:val="000000"/>
                <w:kern w:val="0"/>
                <w:szCs w:val="21"/>
                <w:highlight w:val="yellow"/>
              </w:rPr>
            </w:pPr>
          </w:p>
        </w:tc>
        <w:tc>
          <w:tcPr>
            <w:tcW w:w="3396" w:type="dxa"/>
            <w:gridSpan w:val="2"/>
          </w:tcPr>
          <w:p w14:paraId="4795CDC2">
            <w:pPr>
              <w:widowControl/>
              <w:jc w:val="left"/>
              <w:rPr>
                <w:rFonts w:ascii="仿宋_GB2312" w:eastAsia="仿宋_GB2312" w:hAnsiTheme="minorEastAsia"/>
                <w:szCs w:val="21"/>
                <w:highlight w:val="yellow"/>
              </w:rPr>
            </w:pPr>
          </w:p>
        </w:tc>
      </w:tr>
      <w:tr w14:paraId="6CEE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747A8D44">
            <w:pPr>
              <w:widowControl/>
              <w:jc w:val="left"/>
              <w:rPr>
                <w:rFonts w:ascii="仿宋_GB2312" w:eastAsia="仿宋_GB2312" w:cs="宋体" w:hAnsiTheme="minorEastAsia"/>
                <w:b/>
                <w:bCs/>
                <w:color w:val="000000"/>
                <w:kern w:val="0"/>
                <w:szCs w:val="21"/>
                <w:highlight w:val="yellow"/>
              </w:rPr>
            </w:pPr>
          </w:p>
        </w:tc>
        <w:tc>
          <w:tcPr>
            <w:tcW w:w="1133" w:type="dxa"/>
          </w:tcPr>
          <w:p w14:paraId="1C8A517B">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7天</w:t>
            </w:r>
          </w:p>
        </w:tc>
        <w:tc>
          <w:tcPr>
            <w:tcW w:w="3402" w:type="dxa"/>
            <w:gridSpan w:val="2"/>
          </w:tcPr>
          <w:p w14:paraId="0164A531">
            <w:pPr>
              <w:widowControl/>
              <w:jc w:val="center"/>
              <w:rPr>
                <w:rFonts w:ascii="仿宋_GB2312" w:eastAsia="仿宋_GB2312" w:hAnsiTheme="minorEastAsia"/>
                <w:color w:val="000000"/>
                <w:kern w:val="0"/>
                <w:szCs w:val="21"/>
                <w:highlight w:val="yellow"/>
              </w:rPr>
            </w:pPr>
          </w:p>
        </w:tc>
        <w:tc>
          <w:tcPr>
            <w:tcW w:w="3396" w:type="dxa"/>
            <w:gridSpan w:val="2"/>
          </w:tcPr>
          <w:p w14:paraId="0D22038C">
            <w:pPr>
              <w:widowControl/>
              <w:jc w:val="left"/>
              <w:rPr>
                <w:rFonts w:ascii="仿宋_GB2312" w:eastAsia="仿宋_GB2312" w:hAnsiTheme="minorEastAsia"/>
                <w:szCs w:val="21"/>
                <w:highlight w:val="yellow"/>
              </w:rPr>
            </w:pPr>
          </w:p>
        </w:tc>
      </w:tr>
      <w:tr w14:paraId="13F5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216B3685">
            <w:pPr>
              <w:widowControl/>
              <w:jc w:val="left"/>
              <w:rPr>
                <w:rFonts w:ascii="仿宋_GB2312" w:eastAsia="仿宋_GB2312" w:cs="宋体" w:hAnsiTheme="minorEastAsia"/>
                <w:b/>
                <w:bCs/>
                <w:color w:val="000000"/>
                <w:kern w:val="0"/>
                <w:szCs w:val="21"/>
                <w:highlight w:val="yellow"/>
              </w:rPr>
            </w:pPr>
          </w:p>
        </w:tc>
        <w:tc>
          <w:tcPr>
            <w:tcW w:w="1133" w:type="dxa"/>
          </w:tcPr>
          <w:p w14:paraId="291740D8">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14天</w:t>
            </w:r>
          </w:p>
        </w:tc>
        <w:tc>
          <w:tcPr>
            <w:tcW w:w="3402" w:type="dxa"/>
            <w:gridSpan w:val="2"/>
          </w:tcPr>
          <w:p w14:paraId="7C1F5E9B">
            <w:pPr>
              <w:widowControl/>
              <w:jc w:val="center"/>
              <w:rPr>
                <w:rFonts w:ascii="仿宋_GB2312" w:eastAsia="仿宋_GB2312" w:hAnsiTheme="minorEastAsia"/>
                <w:color w:val="000000"/>
                <w:kern w:val="0"/>
                <w:szCs w:val="21"/>
                <w:highlight w:val="yellow"/>
              </w:rPr>
            </w:pPr>
          </w:p>
        </w:tc>
        <w:tc>
          <w:tcPr>
            <w:tcW w:w="3396" w:type="dxa"/>
            <w:gridSpan w:val="2"/>
          </w:tcPr>
          <w:p w14:paraId="5A7D4CBB">
            <w:pPr>
              <w:widowControl/>
              <w:jc w:val="left"/>
              <w:rPr>
                <w:rFonts w:ascii="仿宋_GB2312" w:eastAsia="仿宋_GB2312" w:hAnsiTheme="minorEastAsia"/>
                <w:szCs w:val="21"/>
                <w:highlight w:val="yellow"/>
              </w:rPr>
            </w:pPr>
          </w:p>
        </w:tc>
      </w:tr>
      <w:tr w14:paraId="438A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4AA8B777">
            <w:pPr>
              <w:widowControl/>
              <w:jc w:val="left"/>
              <w:rPr>
                <w:rFonts w:ascii="仿宋_GB2312" w:eastAsia="仿宋_GB2312" w:cs="宋体" w:hAnsiTheme="minorEastAsia"/>
                <w:b/>
                <w:bCs/>
                <w:color w:val="000000"/>
                <w:kern w:val="0"/>
                <w:szCs w:val="21"/>
                <w:highlight w:val="yellow"/>
              </w:rPr>
            </w:pPr>
          </w:p>
        </w:tc>
        <w:tc>
          <w:tcPr>
            <w:tcW w:w="1133" w:type="dxa"/>
          </w:tcPr>
          <w:p w14:paraId="45932A85">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28天</w:t>
            </w:r>
          </w:p>
        </w:tc>
        <w:tc>
          <w:tcPr>
            <w:tcW w:w="3402" w:type="dxa"/>
            <w:gridSpan w:val="2"/>
          </w:tcPr>
          <w:p w14:paraId="39D30570">
            <w:pPr>
              <w:widowControl/>
              <w:jc w:val="center"/>
              <w:rPr>
                <w:rFonts w:ascii="仿宋_GB2312" w:eastAsia="仿宋_GB2312" w:hAnsiTheme="minorEastAsia"/>
                <w:color w:val="000000"/>
                <w:kern w:val="0"/>
                <w:szCs w:val="21"/>
                <w:highlight w:val="yellow"/>
              </w:rPr>
            </w:pPr>
          </w:p>
        </w:tc>
        <w:tc>
          <w:tcPr>
            <w:tcW w:w="3396" w:type="dxa"/>
            <w:gridSpan w:val="2"/>
          </w:tcPr>
          <w:p w14:paraId="6F845A59">
            <w:pPr>
              <w:widowControl/>
              <w:jc w:val="left"/>
              <w:rPr>
                <w:rFonts w:ascii="仿宋_GB2312" w:eastAsia="仿宋_GB2312" w:hAnsiTheme="minorEastAsia"/>
                <w:szCs w:val="21"/>
                <w:highlight w:val="yellow"/>
              </w:rPr>
            </w:pPr>
          </w:p>
        </w:tc>
      </w:tr>
      <w:tr w14:paraId="48C8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466BF1C2">
            <w:pPr>
              <w:widowControl/>
              <w:jc w:val="left"/>
              <w:rPr>
                <w:rFonts w:ascii="仿宋_GB2312" w:eastAsia="仿宋_GB2312" w:cs="宋体" w:hAnsiTheme="minorEastAsia"/>
                <w:b/>
                <w:bCs/>
                <w:color w:val="000000"/>
                <w:kern w:val="0"/>
                <w:szCs w:val="21"/>
                <w:highlight w:val="yellow"/>
              </w:rPr>
            </w:pPr>
          </w:p>
        </w:tc>
        <w:tc>
          <w:tcPr>
            <w:tcW w:w="1133" w:type="dxa"/>
          </w:tcPr>
          <w:p w14:paraId="362670DA">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91天</w:t>
            </w:r>
          </w:p>
        </w:tc>
        <w:tc>
          <w:tcPr>
            <w:tcW w:w="3402" w:type="dxa"/>
            <w:gridSpan w:val="2"/>
          </w:tcPr>
          <w:p w14:paraId="7BC418B5">
            <w:pPr>
              <w:widowControl/>
              <w:jc w:val="center"/>
              <w:rPr>
                <w:rFonts w:ascii="仿宋_GB2312" w:eastAsia="仿宋_GB2312" w:hAnsiTheme="minorEastAsia"/>
                <w:color w:val="000000"/>
                <w:kern w:val="0"/>
                <w:szCs w:val="21"/>
                <w:highlight w:val="yellow"/>
              </w:rPr>
            </w:pPr>
          </w:p>
        </w:tc>
        <w:tc>
          <w:tcPr>
            <w:tcW w:w="3396" w:type="dxa"/>
            <w:gridSpan w:val="2"/>
          </w:tcPr>
          <w:p w14:paraId="2CF4DCD4">
            <w:pPr>
              <w:widowControl/>
              <w:jc w:val="left"/>
              <w:rPr>
                <w:rFonts w:ascii="仿宋_GB2312" w:eastAsia="仿宋_GB2312" w:hAnsiTheme="minorEastAsia"/>
                <w:szCs w:val="21"/>
                <w:highlight w:val="yellow"/>
              </w:rPr>
            </w:pPr>
          </w:p>
        </w:tc>
      </w:tr>
      <w:tr w14:paraId="2DC0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4E2DE021">
            <w:pPr>
              <w:widowControl/>
              <w:jc w:val="left"/>
              <w:rPr>
                <w:rFonts w:ascii="仿宋_GB2312" w:eastAsia="仿宋_GB2312" w:cs="宋体" w:hAnsiTheme="minorEastAsia"/>
                <w:b/>
                <w:bCs/>
                <w:color w:val="000000"/>
                <w:kern w:val="0"/>
                <w:szCs w:val="21"/>
                <w:highlight w:val="yellow"/>
              </w:rPr>
            </w:pPr>
          </w:p>
        </w:tc>
        <w:tc>
          <w:tcPr>
            <w:tcW w:w="1133" w:type="dxa"/>
          </w:tcPr>
          <w:p w14:paraId="50FC3890">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182天</w:t>
            </w:r>
          </w:p>
        </w:tc>
        <w:tc>
          <w:tcPr>
            <w:tcW w:w="3402" w:type="dxa"/>
            <w:gridSpan w:val="2"/>
          </w:tcPr>
          <w:p w14:paraId="7712DFB3">
            <w:pPr>
              <w:widowControl/>
              <w:jc w:val="center"/>
              <w:rPr>
                <w:rFonts w:ascii="仿宋_GB2312" w:eastAsia="仿宋_GB2312" w:hAnsiTheme="minorEastAsia"/>
                <w:color w:val="000000"/>
                <w:kern w:val="0"/>
                <w:szCs w:val="21"/>
                <w:highlight w:val="yellow"/>
              </w:rPr>
            </w:pPr>
          </w:p>
        </w:tc>
        <w:tc>
          <w:tcPr>
            <w:tcW w:w="3396" w:type="dxa"/>
            <w:gridSpan w:val="2"/>
          </w:tcPr>
          <w:p w14:paraId="2A1CCBBE">
            <w:pPr>
              <w:widowControl/>
              <w:jc w:val="left"/>
              <w:rPr>
                <w:rFonts w:ascii="仿宋_GB2312" w:eastAsia="仿宋_GB2312" w:hAnsiTheme="minorEastAsia"/>
                <w:szCs w:val="21"/>
                <w:highlight w:val="yellow"/>
              </w:rPr>
            </w:pPr>
          </w:p>
        </w:tc>
      </w:tr>
      <w:tr w14:paraId="0068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5F284760">
            <w:pPr>
              <w:widowControl/>
              <w:jc w:val="left"/>
              <w:rPr>
                <w:rFonts w:ascii="仿宋_GB2312" w:eastAsia="仿宋_GB2312" w:cs="宋体" w:hAnsiTheme="minorEastAsia"/>
                <w:b/>
                <w:bCs/>
                <w:color w:val="000000"/>
                <w:kern w:val="0"/>
                <w:szCs w:val="21"/>
                <w:highlight w:val="yellow"/>
              </w:rPr>
            </w:pPr>
          </w:p>
        </w:tc>
        <w:tc>
          <w:tcPr>
            <w:tcW w:w="1133" w:type="dxa"/>
          </w:tcPr>
          <w:p w14:paraId="27471042">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273天</w:t>
            </w:r>
          </w:p>
        </w:tc>
        <w:tc>
          <w:tcPr>
            <w:tcW w:w="3402" w:type="dxa"/>
            <w:gridSpan w:val="2"/>
          </w:tcPr>
          <w:p w14:paraId="6C477A68">
            <w:pPr>
              <w:widowControl/>
              <w:jc w:val="center"/>
              <w:rPr>
                <w:rFonts w:ascii="仿宋_GB2312" w:eastAsia="仿宋_GB2312" w:hAnsiTheme="minorEastAsia"/>
                <w:color w:val="000000"/>
                <w:kern w:val="0"/>
                <w:szCs w:val="21"/>
                <w:highlight w:val="yellow"/>
              </w:rPr>
            </w:pPr>
          </w:p>
        </w:tc>
        <w:tc>
          <w:tcPr>
            <w:tcW w:w="3396" w:type="dxa"/>
            <w:gridSpan w:val="2"/>
          </w:tcPr>
          <w:p w14:paraId="0D2FDE19">
            <w:pPr>
              <w:widowControl/>
              <w:jc w:val="left"/>
              <w:rPr>
                <w:rFonts w:ascii="仿宋_GB2312" w:eastAsia="仿宋_GB2312" w:hAnsiTheme="minorEastAsia"/>
                <w:szCs w:val="21"/>
                <w:highlight w:val="yellow"/>
              </w:rPr>
            </w:pPr>
          </w:p>
        </w:tc>
      </w:tr>
      <w:tr w14:paraId="3E6C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336F040A">
            <w:pPr>
              <w:widowControl/>
              <w:jc w:val="left"/>
              <w:rPr>
                <w:rFonts w:ascii="仿宋_GB2312" w:eastAsia="仿宋_GB2312" w:cs="宋体" w:hAnsiTheme="minorEastAsia"/>
                <w:b/>
                <w:bCs/>
                <w:color w:val="000000"/>
                <w:kern w:val="0"/>
                <w:szCs w:val="21"/>
                <w:highlight w:val="yellow"/>
              </w:rPr>
            </w:pPr>
          </w:p>
        </w:tc>
        <w:tc>
          <w:tcPr>
            <w:tcW w:w="1133" w:type="dxa"/>
          </w:tcPr>
          <w:p w14:paraId="44FAB2A6">
            <w:pPr>
              <w:widowControl/>
              <w:jc w:val="center"/>
              <w:rPr>
                <w:rFonts w:ascii="仿宋_GB2312" w:eastAsia="仿宋_GB2312" w:cs="宋体" w:hAnsiTheme="minorEastAsia"/>
                <w:color w:val="000000"/>
                <w:kern w:val="0"/>
                <w:szCs w:val="21"/>
                <w:highlight w:val="yellow"/>
              </w:rPr>
            </w:pPr>
          </w:p>
        </w:tc>
        <w:tc>
          <w:tcPr>
            <w:tcW w:w="3402" w:type="dxa"/>
            <w:gridSpan w:val="2"/>
          </w:tcPr>
          <w:p w14:paraId="60A46950">
            <w:pPr>
              <w:widowControl/>
              <w:jc w:val="center"/>
              <w:rPr>
                <w:rFonts w:ascii="仿宋_GB2312" w:eastAsia="仿宋_GB2312" w:hAnsiTheme="minorEastAsia"/>
                <w:color w:val="000000"/>
                <w:kern w:val="0"/>
                <w:szCs w:val="21"/>
                <w:highlight w:val="yellow"/>
              </w:rPr>
            </w:pPr>
          </w:p>
        </w:tc>
        <w:tc>
          <w:tcPr>
            <w:tcW w:w="3396" w:type="dxa"/>
            <w:gridSpan w:val="2"/>
          </w:tcPr>
          <w:p w14:paraId="1E690831">
            <w:pPr>
              <w:widowControl/>
              <w:jc w:val="left"/>
              <w:rPr>
                <w:rFonts w:ascii="仿宋_GB2312" w:eastAsia="仿宋_GB2312" w:hAnsiTheme="minorEastAsia"/>
                <w:szCs w:val="21"/>
                <w:highlight w:val="yellow"/>
              </w:rPr>
            </w:pPr>
          </w:p>
        </w:tc>
      </w:tr>
      <w:tr w14:paraId="3D0D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restart"/>
            <w:vAlign w:val="center"/>
          </w:tcPr>
          <w:p w14:paraId="51B0B650">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企业债券回购</w:t>
            </w:r>
          </w:p>
        </w:tc>
        <w:tc>
          <w:tcPr>
            <w:tcW w:w="1133" w:type="dxa"/>
          </w:tcPr>
          <w:p w14:paraId="034F005F">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1天</w:t>
            </w:r>
          </w:p>
        </w:tc>
        <w:tc>
          <w:tcPr>
            <w:tcW w:w="3402" w:type="dxa"/>
            <w:gridSpan w:val="2"/>
          </w:tcPr>
          <w:p w14:paraId="08CDDFCF">
            <w:pPr>
              <w:widowControl/>
              <w:jc w:val="center"/>
              <w:rPr>
                <w:rFonts w:ascii="仿宋_GB2312" w:eastAsia="仿宋_GB2312" w:hAnsiTheme="minorEastAsia"/>
                <w:color w:val="000000"/>
                <w:kern w:val="0"/>
                <w:szCs w:val="21"/>
                <w:highlight w:val="yellow"/>
              </w:rPr>
            </w:pPr>
          </w:p>
        </w:tc>
        <w:tc>
          <w:tcPr>
            <w:tcW w:w="3396" w:type="dxa"/>
            <w:gridSpan w:val="2"/>
          </w:tcPr>
          <w:p w14:paraId="5D0FAA84">
            <w:pPr>
              <w:widowControl/>
              <w:jc w:val="left"/>
              <w:rPr>
                <w:rFonts w:ascii="仿宋_GB2312" w:eastAsia="仿宋_GB2312" w:hAnsiTheme="minorEastAsia"/>
                <w:szCs w:val="21"/>
                <w:highlight w:val="yellow"/>
              </w:rPr>
            </w:pPr>
          </w:p>
        </w:tc>
      </w:tr>
      <w:tr w14:paraId="5546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30" w:hRule="atLeast"/>
        </w:trPr>
        <w:tc>
          <w:tcPr>
            <w:tcW w:w="818" w:type="dxa"/>
            <w:vMerge w:val="continue"/>
            <w:vAlign w:val="center"/>
          </w:tcPr>
          <w:p w14:paraId="4A460407">
            <w:pPr>
              <w:widowControl/>
              <w:jc w:val="left"/>
              <w:rPr>
                <w:rFonts w:ascii="仿宋_GB2312" w:eastAsia="仿宋_GB2312" w:cs="宋体" w:hAnsiTheme="minorEastAsia"/>
                <w:b/>
                <w:bCs/>
                <w:color w:val="000000"/>
                <w:kern w:val="0"/>
                <w:szCs w:val="21"/>
                <w:highlight w:val="yellow"/>
              </w:rPr>
            </w:pPr>
          </w:p>
        </w:tc>
        <w:tc>
          <w:tcPr>
            <w:tcW w:w="1133" w:type="dxa"/>
          </w:tcPr>
          <w:p w14:paraId="7B156ACA">
            <w:pPr>
              <w:widowControl/>
              <w:jc w:val="cente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3天</w:t>
            </w:r>
          </w:p>
        </w:tc>
        <w:tc>
          <w:tcPr>
            <w:tcW w:w="3402" w:type="dxa"/>
            <w:gridSpan w:val="2"/>
          </w:tcPr>
          <w:p w14:paraId="7FAEB6F3">
            <w:pPr>
              <w:widowControl/>
              <w:jc w:val="center"/>
              <w:rPr>
                <w:rFonts w:ascii="仿宋_GB2312" w:eastAsia="仿宋_GB2312" w:hAnsiTheme="minorEastAsia"/>
                <w:color w:val="000000"/>
                <w:kern w:val="0"/>
                <w:szCs w:val="21"/>
                <w:highlight w:val="yellow"/>
              </w:rPr>
            </w:pPr>
          </w:p>
        </w:tc>
        <w:tc>
          <w:tcPr>
            <w:tcW w:w="3396" w:type="dxa"/>
            <w:gridSpan w:val="2"/>
          </w:tcPr>
          <w:p w14:paraId="6CAD73F2">
            <w:pPr>
              <w:widowControl/>
              <w:jc w:val="left"/>
              <w:rPr>
                <w:rFonts w:ascii="仿宋_GB2312" w:eastAsia="仿宋_GB2312" w:hAnsiTheme="minorEastAsia"/>
                <w:szCs w:val="21"/>
                <w:highlight w:val="yellow"/>
              </w:rPr>
            </w:pPr>
          </w:p>
        </w:tc>
      </w:tr>
      <w:tr w14:paraId="4661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15" w:hRule="atLeast"/>
        </w:trPr>
        <w:tc>
          <w:tcPr>
            <w:tcW w:w="818" w:type="dxa"/>
            <w:vMerge w:val="continue"/>
            <w:vAlign w:val="center"/>
          </w:tcPr>
          <w:p w14:paraId="7B420E59">
            <w:pPr>
              <w:widowControl/>
              <w:jc w:val="left"/>
              <w:rPr>
                <w:rFonts w:ascii="仿宋_GB2312" w:eastAsia="仿宋_GB2312" w:cs="宋体" w:hAnsiTheme="minorEastAsia"/>
                <w:b/>
                <w:bCs/>
                <w:color w:val="000000"/>
                <w:kern w:val="0"/>
                <w:szCs w:val="21"/>
                <w:highlight w:val="yellow"/>
              </w:rPr>
            </w:pPr>
          </w:p>
        </w:tc>
        <w:tc>
          <w:tcPr>
            <w:tcW w:w="1133" w:type="dxa"/>
          </w:tcPr>
          <w:p w14:paraId="302D7035">
            <w:pPr>
              <w:widowControl/>
              <w:jc w:val="center"/>
              <w:rPr>
                <w:rFonts w:ascii="仿宋_GB2312" w:eastAsia="仿宋_GB2312" w:cs="宋体" w:hAnsiTheme="minorEastAsia"/>
                <w:color w:val="000000"/>
                <w:kern w:val="0"/>
                <w:szCs w:val="21"/>
              </w:rPr>
            </w:pPr>
            <w:r>
              <w:rPr>
                <w:rFonts w:hint="eastAsia" w:ascii="仿宋_GB2312" w:eastAsia="仿宋_GB2312" w:cs="宋体" w:hAnsiTheme="minorEastAsia"/>
                <w:color w:val="000000"/>
                <w:kern w:val="0"/>
                <w:szCs w:val="21"/>
                <w:highlight w:val="yellow"/>
              </w:rPr>
              <w:t>7天</w:t>
            </w:r>
          </w:p>
        </w:tc>
        <w:tc>
          <w:tcPr>
            <w:tcW w:w="3402" w:type="dxa"/>
            <w:gridSpan w:val="2"/>
          </w:tcPr>
          <w:p w14:paraId="5A366F1A">
            <w:pPr>
              <w:widowControl/>
              <w:jc w:val="center"/>
              <w:rPr>
                <w:rFonts w:ascii="仿宋_GB2312" w:eastAsia="仿宋_GB2312" w:hAnsiTheme="minorEastAsia"/>
                <w:color w:val="000000"/>
                <w:kern w:val="0"/>
                <w:szCs w:val="21"/>
              </w:rPr>
            </w:pPr>
          </w:p>
        </w:tc>
        <w:tc>
          <w:tcPr>
            <w:tcW w:w="3396" w:type="dxa"/>
            <w:gridSpan w:val="2"/>
          </w:tcPr>
          <w:p w14:paraId="75512E14">
            <w:pPr>
              <w:widowControl/>
              <w:jc w:val="left"/>
              <w:rPr>
                <w:rFonts w:ascii="仿宋_GB2312" w:eastAsia="仿宋_GB2312" w:hAnsiTheme="minorEastAsia"/>
                <w:szCs w:val="21"/>
              </w:rPr>
            </w:pPr>
          </w:p>
        </w:tc>
      </w:tr>
      <w:tr w14:paraId="1139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15" w:hRule="atLeast"/>
        </w:trPr>
        <w:tc>
          <w:tcPr>
            <w:tcW w:w="818" w:type="dxa"/>
            <w:vMerge w:val="continue"/>
            <w:vAlign w:val="center"/>
          </w:tcPr>
          <w:p w14:paraId="2E7E42B4">
            <w:pPr>
              <w:widowControl/>
              <w:jc w:val="left"/>
              <w:rPr>
                <w:rFonts w:ascii="仿宋_GB2312" w:eastAsia="仿宋_GB2312" w:cs="宋体" w:hAnsiTheme="minorEastAsia"/>
                <w:b/>
                <w:bCs/>
                <w:color w:val="000000"/>
                <w:kern w:val="0"/>
                <w:szCs w:val="21"/>
              </w:rPr>
            </w:pPr>
          </w:p>
        </w:tc>
        <w:tc>
          <w:tcPr>
            <w:tcW w:w="1133" w:type="dxa"/>
          </w:tcPr>
          <w:p w14:paraId="3CD1BA20">
            <w:pPr>
              <w:widowControl/>
              <w:jc w:val="center"/>
              <w:rPr>
                <w:rFonts w:ascii="仿宋_GB2312" w:eastAsia="仿宋_GB2312" w:cs="宋体" w:hAnsiTheme="minorEastAsia"/>
                <w:color w:val="000000"/>
                <w:kern w:val="0"/>
                <w:szCs w:val="21"/>
              </w:rPr>
            </w:pPr>
          </w:p>
        </w:tc>
        <w:tc>
          <w:tcPr>
            <w:tcW w:w="3402" w:type="dxa"/>
            <w:gridSpan w:val="2"/>
          </w:tcPr>
          <w:p w14:paraId="54DE2315">
            <w:pPr>
              <w:widowControl/>
              <w:jc w:val="center"/>
              <w:rPr>
                <w:rFonts w:ascii="仿宋_GB2312" w:eastAsia="仿宋_GB2312" w:hAnsiTheme="minorEastAsia"/>
                <w:color w:val="000000"/>
                <w:kern w:val="0"/>
                <w:szCs w:val="21"/>
              </w:rPr>
            </w:pPr>
          </w:p>
        </w:tc>
        <w:tc>
          <w:tcPr>
            <w:tcW w:w="3396" w:type="dxa"/>
            <w:gridSpan w:val="2"/>
          </w:tcPr>
          <w:p w14:paraId="68F4C514">
            <w:pPr>
              <w:widowControl/>
              <w:jc w:val="left"/>
              <w:rPr>
                <w:rFonts w:ascii="仿宋_GB2312" w:eastAsia="仿宋_GB2312" w:hAnsiTheme="minorEastAsia"/>
                <w:szCs w:val="21"/>
              </w:rPr>
            </w:pPr>
          </w:p>
        </w:tc>
      </w:tr>
      <w:tr w14:paraId="6D20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15" w:hRule="atLeast"/>
        </w:trPr>
        <w:tc>
          <w:tcPr>
            <w:tcW w:w="818" w:type="dxa"/>
            <w:vAlign w:val="center"/>
          </w:tcPr>
          <w:p w14:paraId="63D911C5">
            <w:pPr>
              <w:widowControl/>
              <w:jc w:val="left"/>
              <w:rPr>
                <w:rFonts w:ascii="仿宋_GB2312" w:eastAsia="仿宋_GB2312" w:cs="宋体" w:hAnsiTheme="minorEastAsia"/>
                <w:b/>
                <w:bCs/>
                <w:color w:val="000000"/>
                <w:kern w:val="0"/>
                <w:szCs w:val="21"/>
              </w:rPr>
            </w:pPr>
          </w:p>
        </w:tc>
        <w:tc>
          <w:tcPr>
            <w:tcW w:w="1133" w:type="dxa"/>
          </w:tcPr>
          <w:p w14:paraId="198BA37C">
            <w:pPr>
              <w:widowControl/>
              <w:jc w:val="center"/>
              <w:rPr>
                <w:rFonts w:ascii="仿宋_GB2312" w:eastAsia="仿宋_GB2312" w:cs="宋体" w:hAnsiTheme="minorEastAsia"/>
                <w:color w:val="000000"/>
                <w:kern w:val="0"/>
                <w:szCs w:val="21"/>
              </w:rPr>
            </w:pPr>
          </w:p>
        </w:tc>
        <w:tc>
          <w:tcPr>
            <w:tcW w:w="3402" w:type="dxa"/>
            <w:gridSpan w:val="2"/>
          </w:tcPr>
          <w:p w14:paraId="1D0B9BA0">
            <w:pPr>
              <w:widowControl/>
              <w:jc w:val="center"/>
              <w:rPr>
                <w:rFonts w:ascii="仿宋_GB2312" w:eastAsia="仿宋_GB2312" w:hAnsiTheme="minorEastAsia"/>
                <w:color w:val="000000"/>
                <w:kern w:val="0"/>
                <w:szCs w:val="21"/>
              </w:rPr>
            </w:pPr>
          </w:p>
        </w:tc>
        <w:tc>
          <w:tcPr>
            <w:tcW w:w="3396" w:type="dxa"/>
            <w:gridSpan w:val="2"/>
          </w:tcPr>
          <w:p w14:paraId="615DF8DA">
            <w:pPr>
              <w:widowControl/>
              <w:jc w:val="left"/>
              <w:rPr>
                <w:rFonts w:ascii="仿宋_GB2312" w:eastAsia="仿宋_GB2312" w:hAnsiTheme="minorEastAsia"/>
                <w:szCs w:val="21"/>
              </w:rPr>
            </w:pPr>
          </w:p>
        </w:tc>
      </w:tr>
      <w:tr w14:paraId="1BD9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51" w:type="dxa"/>
            <w:gridSpan w:val="2"/>
            <w:vMerge w:val="restart"/>
            <w:shd w:val="clear" w:color="000000" w:fill="D9D9D9"/>
            <w:vAlign w:val="center"/>
          </w:tcPr>
          <w:p w14:paraId="1B42E542">
            <w:pPr>
              <w:widowControl/>
              <w:jc w:val="center"/>
              <w:rPr>
                <w:rFonts w:ascii="仿宋_GB2312" w:eastAsia="仿宋_GB2312" w:cs="宋体" w:hAnsiTheme="minorEastAsia"/>
                <w:b/>
                <w:bCs/>
                <w:color w:val="000000"/>
                <w:kern w:val="0"/>
                <w:szCs w:val="21"/>
                <w:highlight w:val="yellow"/>
              </w:rPr>
            </w:pPr>
            <w:r>
              <w:rPr>
                <w:rFonts w:hint="eastAsia" w:ascii="仿宋_GB2312" w:eastAsia="仿宋_GB2312" w:cs="宋体" w:hAnsiTheme="minorEastAsia"/>
                <w:b/>
                <w:bCs/>
                <w:color w:val="000000"/>
                <w:kern w:val="0"/>
                <w:szCs w:val="21"/>
                <w:highlight w:val="yellow"/>
              </w:rPr>
              <w:t>品种</w:t>
            </w:r>
          </w:p>
        </w:tc>
        <w:tc>
          <w:tcPr>
            <w:tcW w:w="3402" w:type="dxa"/>
            <w:gridSpan w:val="2"/>
            <w:shd w:val="clear" w:color="000000" w:fill="D8D8D8"/>
          </w:tcPr>
          <w:p w14:paraId="7061D08B">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bCs/>
                <w:color w:val="000000"/>
                <w:kern w:val="0"/>
                <w:szCs w:val="21"/>
                <w:highlight w:val="yellow"/>
              </w:rPr>
              <w:t>两网及退市股票</w:t>
            </w:r>
          </w:p>
        </w:tc>
        <w:tc>
          <w:tcPr>
            <w:tcW w:w="3402" w:type="dxa"/>
            <w:gridSpan w:val="3"/>
            <w:shd w:val="clear" w:color="000000" w:fill="D8D8D8"/>
          </w:tcPr>
          <w:p w14:paraId="738A4DD8">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bCs/>
                <w:color w:val="000000"/>
                <w:kern w:val="0"/>
                <w:szCs w:val="21"/>
                <w:highlight w:val="yellow"/>
              </w:rPr>
              <w:t>挂牌公司股票</w:t>
            </w:r>
          </w:p>
        </w:tc>
      </w:tr>
      <w:tr w14:paraId="6559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51" w:type="dxa"/>
            <w:gridSpan w:val="2"/>
            <w:vMerge w:val="continue"/>
            <w:shd w:val="clear" w:color="auto" w:fill="auto"/>
            <w:vAlign w:val="center"/>
          </w:tcPr>
          <w:p w14:paraId="78845B94">
            <w:pPr>
              <w:widowControl/>
              <w:jc w:val="left"/>
              <w:rPr>
                <w:rFonts w:ascii="仿宋_GB2312" w:eastAsia="仿宋_GB2312" w:cs="宋体" w:hAnsiTheme="minorEastAsia"/>
                <w:b/>
                <w:bCs/>
                <w:color w:val="000000"/>
                <w:kern w:val="0"/>
                <w:szCs w:val="21"/>
                <w:highlight w:val="yellow"/>
              </w:rPr>
            </w:pPr>
          </w:p>
        </w:tc>
        <w:tc>
          <w:tcPr>
            <w:tcW w:w="1701" w:type="dxa"/>
            <w:shd w:val="clear" w:color="000000" w:fill="D8D8D8"/>
          </w:tcPr>
          <w:p w14:paraId="08BA30E8">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费率</w:t>
            </w:r>
            <w:r>
              <w:rPr>
                <w:rFonts w:hint="eastAsia" w:ascii="宋体" w:hAnsi="宋体" w:cs="宋体"/>
                <w:b/>
                <w:color w:val="000000"/>
                <w:szCs w:val="21"/>
              </w:rPr>
              <w:t>(</w:t>
            </w:r>
            <w:r>
              <w:rPr>
                <w:rFonts w:hint="eastAsia" w:ascii="宋体" w:hAnsi="宋体" w:cs="宋体"/>
                <w:b/>
                <w:bCs/>
                <w:color w:val="000000"/>
                <w:szCs w:val="21"/>
              </w:rPr>
              <w:t>‰)</w:t>
            </w:r>
          </w:p>
        </w:tc>
        <w:tc>
          <w:tcPr>
            <w:tcW w:w="1701" w:type="dxa"/>
            <w:shd w:val="clear" w:color="000000" w:fill="D8D8D8"/>
          </w:tcPr>
          <w:p w14:paraId="69F2FCBC">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最小值（元）</w:t>
            </w:r>
          </w:p>
        </w:tc>
        <w:tc>
          <w:tcPr>
            <w:tcW w:w="1701" w:type="dxa"/>
            <w:shd w:val="clear" w:color="000000" w:fill="D8D8D8"/>
          </w:tcPr>
          <w:p w14:paraId="29D6AAF0">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费率</w:t>
            </w:r>
            <w:r>
              <w:rPr>
                <w:rFonts w:hint="eastAsia" w:ascii="宋体" w:hAnsi="宋体" w:cs="宋体"/>
                <w:b/>
                <w:color w:val="000000"/>
                <w:szCs w:val="21"/>
              </w:rPr>
              <w:t>(</w:t>
            </w:r>
            <w:r>
              <w:rPr>
                <w:rFonts w:hint="eastAsia" w:ascii="宋体" w:hAnsi="宋体" w:cs="宋体"/>
                <w:b/>
                <w:bCs/>
                <w:color w:val="000000"/>
                <w:szCs w:val="21"/>
              </w:rPr>
              <w:t>‰)</w:t>
            </w:r>
          </w:p>
        </w:tc>
        <w:tc>
          <w:tcPr>
            <w:tcW w:w="1701" w:type="dxa"/>
            <w:gridSpan w:val="2"/>
            <w:shd w:val="clear" w:color="000000" w:fill="D8D8D8"/>
          </w:tcPr>
          <w:p w14:paraId="2B688F95">
            <w:pPr>
              <w:widowControl/>
              <w:jc w:val="center"/>
              <w:rPr>
                <w:rFonts w:ascii="仿宋_GB2312" w:eastAsia="仿宋_GB2312" w:cs="宋体" w:hAnsiTheme="minorEastAsia"/>
                <w:b/>
                <w:color w:val="000000"/>
                <w:kern w:val="0"/>
                <w:szCs w:val="21"/>
                <w:highlight w:val="yellow"/>
              </w:rPr>
            </w:pPr>
            <w:r>
              <w:rPr>
                <w:rFonts w:hint="eastAsia" w:ascii="仿宋_GB2312" w:eastAsia="仿宋_GB2312" w:cs="宋体" w:hAnsiTheme="minorEastAsia"/>
                <w:b/>
                <w:color w:val="000000"/>
                <w:kern w:val="0"/>
                <w:szCs w:val="21"/>
                <w:highlight w:val="yellow"/>
              </w:rPr>
              <w:t>最小值（元）</w:t>
            </w:r>
          </w:p>
        </w:tc>
      </w:tr>
      <w:tr w14:paraId="0C9A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818" w:type="dxa"/>
            <w:vMerge w:val="restart"/>
          </w:tcPr>
          <w:p w14:paraId="240E2167">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股转市场</w:t>
            </w:r>
          </w:p>
        </w:tc>
        <w:tc>
          <w:tcPr>
            <w:tcW w:w="1133" w:type="dxa"/>
          </w:tcPr>
          <w:p w14:paraId="4D242969">
            <w:pPr>
              <w:widowControl/>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佣金</w:t>
            </w:r>
          </w:p>
        </w:tc>
        <w:tc>
          <w:tcPr>
            <w:tcW w:w="1701" w:type="dxa"/>
          </w:tcPr>
          <w:p w14:paraId="7F55756F">
            <w:pPr>
              <w:rPr>
                <w:rFonts w:ascii="仿宋_GB2312" w:eastAsia="仿宋_GB2312" w:hAnsiTheme="minorEastAsia"/>
                <w:color w:val="000000"/>
                <w:kern w:val="0"/>
                <w:szCs w:val="21"/>
                <w:highlight w:val="yellow"/>
              </w:rPr>
            </w:pPr>
          </w:p>
        </w:tc>
        <w:tc>
          <w:tcPr>
            <w:tcW w:w="1701" w:type="dxa"/>
          </w:tcPr>
          <w:p w14:paraId="0C8730CB">
            <w:pPr>
              <w:widowControl/>
              <w:rPr>
                <w:rFonts w:ascii="仿宋_GB2312" w:eastAsia="仿宋_GB2312" w:hAnsiTheme="minorEastAsia"/>
                <w:color w:val="000000"/>
                <w:kern w:val="0"/>
                <w:szCs w:val="21"/>
                <w:highlight w:val="yellow"/>
              </w:rPr>
            </w:pPr>
          </w:p>
        </w:tc>
        <w:tc>
          <w:tcPr>
            <w:tcW w:w="1701" w:type="dxa"/>
          </w:tcPr>
          <w:p w14:paraId="39678CD3">
            <w:pPr>
              <w:rPr>
                <w:rFonts w:ascii="仿宋_GB2312" w:eastAsia="仿宋_GB2312" w:hAnsiTheme="minorEastAsia"/>
                <w:color w:val="000000"/>
                <w:kern w:val="0"/>
                <w:szCs w:val="21"/>
                <w:highlight w:val="yellow"/>
              </w:rPr>
            </w:pPr>
          </w:p>
        </w:tc>
        <w:tc>
          <w:tcPr>
            <w:tcW w:w="1701" w:type="dxa"/>
            <w:gridSpan w:val="2"/>
          </w:tcPr>
          <w:p w14:paraId="54925384">
            <w:pPr>
              <w:widowControl/>
              <w:rPr>
                <w:rFonts w:ascii="仿宋_GB2312" w:eastAsia="仿宋_GB2312" w:hAnsiTheme="minorEastAsia"/>
                <w:color w:val="000000"/>
                <w:kern w:val="0"/>
                <w:szCs w:val="21"/>
                <w:highlight w:val="yellow"/>
              </w:rPr>
            </w:pPr>
          </w:p>
        </w:tc>
      </w:tr>
      <w:tr w14:paraId="7A72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818" w:type="dxa"/>
            <w:vMerge w:val="continue"/>
          </w:tcPr>
          <w:p w14:paraId="2B88893A">
            <w:pPr>
              <w:widowControl/>
              <w:rPr>
                <w:rFonts w:ascii="仿宋_GB2312" w:eastAsia="仿宋_GB2312" w:cs="宋体" w:hAnsiTheme="minorEastAsia"/>
                <w:color w:val="000000"/>
                <w:kern w:val="0"/>
                <w:szCs w:val="21"/>
                <w:highlight w:val="yellow"/>
              </w:rPr>
            </w:pPr>
          </w:p>
        </w:tc>
        <w:tc>
          <w:tcPr>
            <w:tcW w:w="1133" w:type="dxa"/>
          </w:tcPr>
          <w:p w14:paraId="30053F6D">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印花税</w:t>
            </w:r>
          </w:p>
        </w:tc>
        <w:tc>
          <w:tcPr>
            <w:tcW w:w="1701" w:type="dxa"/>
          </w:tcPr>
          <w:p w14:paraId="545F0BC4">
            <w:pPr>
              <w:rPr>
                <w:rFonts w:ascii="仿宋_GB2312" w:eastAsia="仿宋_GB2312" w:hAnsiTheme="minorEastAsia"/>
                <w:color w:val="000000"/>
                <w:kern w:val="0"/>
                <w:szCs w:val="21"/>
                <w:highlight w:val="yellow"/>
              </w:rPr>
            </w:pPr>
          </w:p>
        </w:tc>
        <w:tc>
          <w:tcPr>
            <w:tcW w:w="1701" w:type="dxa"/>
          </w:tcPr>
          <w:p w14:paraId="5D534FDE">
            <w:pPr>
              <w:rPr>
                <w:rFonts w:ascii="仿宋_GB2312" w:eastAsia="仿宋_GB2312" w:hAnsiTheme="minorEastAsia"/>
                <w:color w:val="000000"/>
                <w:kern w:val="0"/>
                <w:szCs w:val="21"/>
                <w:highlight w:val="yellow"/>
              </w:rPr>
            </w:pPr>
          </w:p>
        </w:tc>
        <w:tc>
          <w:tcPr>
            <w:tcW w:w="1701" w:type="dxa"/>
          </w:tcPr>
          <w:p w14:paraId="602BE68A">
            <w:pPr>
              <w:rPr>
                <w:rFonts w:ascii="仿宋_GB2312" w:eastAsia="仿宋_GB2312" w:hAnsiTheme="minorEastAsia"/>
                <w:color w:val="000000"/>
                <w:kern w:val="0"/>
                <w:szCs w:val="21"/>
                <w:highlight w:val="yellow"/>
              </w:rPr>
            </w:pPr>
          </w:p>
        </w:tc>
        <w:tc>
          <w:tcPr>
            <w:tcW w:w="1701" w:type="dxa"/>
            <w:gridSpan w:val="2"/>
          </w:tcPr>
          <w:p w14:paraId="0F3835BF">
            <w:pPr>
              <w:rPr>
                <w:rFonts w:ascii="仿宋_GB2312" w:eastAsia="仿宋_GB2312" w:hAnsiTheme="minorEastAsia"/>
                <w:color w:val="000000"/>
                <w:kern w:val="0"/>
                <w:szCs w:val="21"/>
                <w:highlight w:val="yellow"/>
              </w:rPr>
            </w:pPr>
          </w:p>
        </w:tc>
      </w:tr>
      <w:tr w14:paraId="3FAE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18" w:type="dxa"/>
            <w:vMerge w:val="continue"/>
          </w:tcPr>
          <w:p w14:paraId="177D0406">
            <w:pPr>
              <w:widowControl/>
              <w:rPr>
                <w:rFonts w:ascii="仿宋_GB2312" w:eastAsia="仿宋_GB2312" w:cs="宋体" w:hAnsiTheme="minorEastAsia"/>
                <w:color w:val="000000"/>
                <w:kern w:val="0"/>
                <w:szCs w:val="21"/>
                <w:highlight w:val="yellow"/>
              </w:rPr>
            </w:pPr>
          </w:p>
        </w:tc>
        <w:tc>
          <w:tcPr>
            <w:tcW w:w="1133" w:type="dxa"/>
          </w:tcPr>
          <w:p w14:paraId="32100783">
            <w:pPr>
              <w:rPr>
                <w:rFonts w:ascii="仿宋_GB2312" w:eastAsia="仿宋_GB2312" w:cs="宋体" w:hAnsiTheme="minorEastAsia"/>
                <w:color w:val="000000"/>
                <w:kern w:val="0"/>
                <w:szCs w:val="21"/>
                <w:highlight w:val="yellow"/>
              </w:rPr>
            </w:pPr>
            <w:r>
              <w:rPr>
                <w:rFonts w:hint="eastAsia" w:ascii="仿宋_GB2312" w:eastAsia="仿宋_GB2312" w:cs="宋体" w:hAnsiTheme="minorEastAsia"/>
                <w:color w:val="000000"/>
                <w:kern w:val="0"/>
                <w:szCs w:val="21"/>
                <w:highlight w:val="yellow"/>
              </w:rPr>
              <w:t>过户费</w:t>
            </w:r>
          </w:p>
        </w:tc>
        <w:tc>
          <w:tcPr>
            <w:tcW w:w="1701" w:type="dxa"/>
          </w:tcPr>
          <w:p w14:paraId="2BFD024F">
            <w:pPr>
              <w:rPr>
                <w:rFonts w:ascii="仿宋_GB2312" w:eastAsia="仿宋_GB2312" w:hAnsiTheme="minorEastAsia"/>
                <w:color w:val="000000"/>
                <w:kern w:val="0"/>
                <w:szCs w:val="21"/>
                <w:highlight w:val="yellow"/>
              </w:rPr>
            </w:pPr>
          </w:p>
        </w:tc>
        <w:tc>
          <w:tcPr>
            <w:tcW w:w="1701" w:type="dxa"/>
          </w:tcPr>
          <w:p w14:paraId="244E62BF">
            <w:pPr>
              <w:rPr>
                <w:rFonts w:ascii="仿宋_GB2312" w:eastAsia="仿宋_GB2312" w:hAnsiTheme="minorEastAsia"/>
                <w:color w:val="000000"/>
                <w:kern w:val="0"/>
                <w:szCs w:val="21"/>
                <w:highlight w:val="yellow"/>
              </w:rPr>
            </w:pPr>
          </w:p>
        </w:tc>
        <w:tc>
          <w:tcPr>
            <w:tcW w:w="1701" w:type="dxa"/>
          </w:tcPr>
          <w:p w14:paraId="6E2F0F41">
            <w:pPr>
              <w:rPr>
                <w:rFonts w:ascii="仿宋_GB2312" w:eastAsia="仿宋_GB2312" w:hAnsiTheme="minorEastAsia"/>
                <w:color w:val="000000"/>
                <w:kern w:val="0"/>
                <w:szCs w:val="21"/>
                <w:highlight w:val="yellow"/>
              </w:rPr>
            </w:pPr>
          </w:p>
        </w:tc>
        <w:tc>
          <w:tcPr>
            <w:tcW w:w="1701" w:type="dxa"/>
            <w:gridSpan w:val="2"/>
          </w:tcPr>
          <w:p w14:paraId="1E691099">
            <w:pPr>
              <w:rPr>
                <w:rFonts w:ascii="仿宋_GB2312" w:eastAsia="仿宋_GB2312" w:hAnsiTheme="minorEastAsia"/>
                <w:color w:val="000000"/>
                <w:kern w:val="0"/>
                <w:szCs w:val="21"/>
                <w:highlight w:val="yellow"/>
              </w:rPr>
            </w:pPr>
          </w:p>
        </w:tc>
      </w:tr>
    </w:tbl>
    <w:p w14:paraId="262230DC">
      <w:pPr>
        <w:rPr>
          <w:rFonts w:ascii="仿宋_GB2312" w:eastAsia="仿宋_GB2312" w:hAnsiTheme="minorEastAsia"/>
          <w:szCs w:val="21"/>
        </w:rPr>
      </w:pPr>
    </w:p>
    <w:p w14:paraId="08B92A63">
      <w:pPr>
        <w:rPr>
          <w:rFonts w:ascii="仿宋_GB2312" w:eastAsia="仿宋_GB2312" w:hAnsiTheme="minorEastAsia"/>
          <w:szCs w:val="21"/>
        </w:rPr>
      </w:pPr>
      <w:r>
        <w:rPr>
          <w:rFonts w:hint="eastAsia" w:ascii="仿宋_GB2312" w:eastAsia="仿宋_GB2312" w:hAnsiTheme="minorEastAsia"/>
          <w:szCs w:val="21"/>
        </w:rPr>
        <w:t>注：</w:t>
      </w:r>
    </w:p>
    <w:p w14:paraId="429BCFDD">
      <w:pPr>
        <w:pStyle w:val="49"/>
        <w:numPr>
          <w:ilvl w:val="0"/>
          <w:numId w:val="1"/>
        </w:numPr>
        <w:ind w:firstLineChars="0"/>
        <w:rPr>
          <w:rFonts w:ascii="仿宋_GB2312" w:eastAsia="仿宋_GB2312" w:hAnsiTheme="minorEastAsia"/>
          <w:szCs w:val="21"/>
        </w:rPr>
      </w:pPr>
      <w:r>
        <w:rPr>
          <w:rFonts w:hint="eastAsia" w:ascii="仿宋_GB2312" w:eastAsia="仿宋_GB2312" w:hAnsiTheme="minorEastAsia"/>
          <w:szCs w:val="21"/>
        </w:rPr>
        <w:t>上述佣金包括经手费、证管费、证券结算风险基金</w:t>
      </w:r>
    </w:p>
    <w:p w14:paraId="6E821817">
      <w:pPr>
        <w:pStyle w:val="49"/>
        <w:numPr>
          <w:ilvl w:val="0"/>
          <w:numId w:val="1"/>
        </w:numPr>
        <w:ind w:firstLineChars="0"/>
        <w:rPr>
          <w:rFonts w:ascii="仿宋_GB2312" w:eastAsia="仿宋_GB2312" w:hAnsiTheme="minorEastAsia"/>
          <w:szCs w:val="21"/>
        </w:rPr>
      </w:pPr>
      <w:r>
        <w:rPr>
          <w:rFonts w:hint="eastAsia" w:ascii="仿宋_GB2312" w:eastAsia="仿宋_GB2312" w:hAnsiTheme="minorEastAsia"/>
          <w:szCs w:val="21"/>
        </w:rPr>
        <w:t>买卖经手费、证管费、印花税和证券结算风险基金等费用的计算标准均按照中国证监会、证券交易所和其他有关部门的规定执行。</w:t>
      </w:r>
    </w:p>
    <w:p w14:paraId="0FE31D26">
      <w:pPr>
        <w:pStyle w:val="49"/>
        <w:numPr>
          <w:ilvl w:val="0"/>
          <w:numId w:val="1"/>
        </w:numPr>
        <w:ind w:firstLineChars="0"/>
        <w:rPr>
          <w:rFonts w:ascii="仿宋_GB2312" w:eastAsia="仿宋_GB2312" w:hAnsiTheme="minorEastAsia"/>
          <w:szCs w:val="21"/>
        </w:rPr>
      </w:pPr>
      <w:r>
        <w:rPr>
          <w:rFonts w:hint="eastAsia" w:ascii="仿宋_GB2312" w:eastAsia="仿宋_GB2312" w:hAnsiTheme="minorEastAsia"/>
          <w:szCs w:val="21"/>
        </w:rPr>
        <w:t>基金的佣金费率包括封闭式基金、ETF和LOF。</w:t>
      </w:r>
    </w:p>
    <w:p w14:paraId="16E1F8C6">
      <w:pPr>
        <w:pStyle w:val="49"/>
        <w:numPr>
          <w:ilvl w:val="0"/>
          <w:numId w:val="1"/>
        </w:numPr>
        <w:ind w:firstLineChars="0"/>
        <w:rPr>
          <w:rFonts w:ascii="仿宋_GB2312" w:eastAsia="仿宋_GB2312" w:hAnsiTheme="minorEastAsia"/>
          <w:szCs w:val="21"/>
        </w:rPr>
      </w:pPr>
      <w:r>
        <w:rPr>
          <w:rFonts w:hint="eastAsia" w:ascii="仿宋_GB2312" w:eastAsia="仿宋_GB2312" w:hAnsiTheme="minorEastAsia"/>
          <w:szCs w:val="21"/>
        </w:rPr>
        <w:t>开放式基金申购和赎回费率根据不同基金的情况另行协商。</w:t>
      </w:r>
    </w:p>
    <w:p w14:paraId="76117FB8">
      <w:pPr>
        <w:rPr>
          <w:rFonts w:ascii="仿宋_GB2312" w:eastAsia="仿宋_GB2312" w:hAnsiTheme="minorEastAsia"/>
          <w:szCs w:val="21"/>
        </w:rPr>
      </w:pPr>
    </w:p>
    <w:p w14:paraId="185DB41A">
      <w:pPr>
        <w:rPr>
          <w:rFonts w:ascii="仿宋_GB2312" w:eastAsia="仿宋_GB2312" w:hAnsiTheme="minorEastAsia"/>
          <w:szCs w:val="21"/>
        </w:rPr>
      </w:pPr>
    </w:p>
    <w:p w14:paraId="5DD2FF78">
      <w:pPr>
        <w:spacing w:line="360" w:lineRule="auto"/>
        <w:rPr>
          <w:rFonts w:ascii="仿宋_GB2312" w:hAnsi="宋体" w:eastAsia="仿宋_GB2312"/>
          <w:sz w:val="28"/>
          <w:szCs w:val="28"/>
        </w:rPr>
      </w:pPr>
      <w:r>
        <w:rPr>
          <w:rFonts w:ascii="宋体" w:hAnsi="宋体"/>
          <w:szCs w:val="21"/>
          <w:highlight w:val="yellow"/>
        </w:rPr>
        <w:t>XX证券股份有限</w:t>
      </w:r>
      <w:r>
        <w:rPr>
          <w:rFonts w:hint="eastAsia" w:ascii="宋体" w:hAnsi="宋体"/>
          <w:szCs w:val="21"/>
          <w:highlight w:val="yellow"/>
        </w:rPr>
        <w:t>公司</w:t>
      </w:r>
      <w:r>
        <w:rPr>
          <w:rFonts w:ascii="宋体" w:hAnsi="宋体"/>
          <w:szCs w:val="21"/>
          <w:highlight w:val="yellow"/>
        </w:rPr>
        <w:t>XX</w:t>
      </w:r>
      <w:r>
        <w:rPr>
          <w:rFonts w:hint="eastAsia" w:ascii="宋体" w:hAnsi="宋体"/>
          <w:szCs w:val="21"/>
          <w:highlight w:val="yellow"/>
        </w:rPr>
        <w:t>营业部</w:t>
      </w:r>
      <w:r>
        <w:rPr>
          <w:rFonts w:hint="eastAsia" w:ascii="宋体" w:hAnsi="宋体"/>
          <w:szCs w:val="21"/>
        </w:rPr>
        <w:t xml:space="preserve">（业务章）                 </w:t>
      </w:r>
      <w:r>
        <w:rPr>
          <w:rFonts w:hint="eastAsia" w:ascii="宋体" w:hAnsi="宋体"/>
          <w:szCs w:val="21"/>
          <w:highlight w:val="yellow"/>
        </w:rPr>
        <w:t>XX投资管理有限公司</w:t>
      </w:r>
      <w:r>
        <w:rPr>
          <w:rFonts w:hint="eastAsia" w:ascii="宋体" w:hAnsi="宋体"/>
          <w:szCs w:val="21"/>
        </w:rPr>
        <w:t>（业务章）</w:t>
      </w:r>
      <w:r>
        <w:rPr>
          <w:rFonts w:hint="eastAsia" w:ascii="仿宋_GB2312" w:hAnsi="宋体" w:eastAsia="仿宋_GB2312"/>
          <w:sz w:val="28"/>
          <w:szCs w:val="28"/>
        </w:rPr>
        <w:t xml:space="preserve">     </w:t>
      </w:r>
    </w:p>
    <w:p w14:paraId="029F7703">
      <w:pPr>
        <w:spacing w:line="360" w:lineRule="auto"/>
        <w:rPr>
          <w:rFonts w:ascii="仿宋_GB2312" w:hAnsi="宋体" w:eastAsia="仿宋_GB2312"/>
          <w:sz w:val="28"/>
          <w:szCs w:val="28"/>
        </w:rPr>
      </w:pPr>
      <w:r>
        <w:rPr>
          <w:rFonts w:hint="eastAsia" w:ascii="仿宋_GB2312" w:hAnsi="宋体" w:eastAsia="仿宋_GB2312"/>
          <w:sz w:val="28"/>
          <w:szCs w:val="28"/>
        </w:rPr>
        <w:t xml:space="preserve">      </w:t>
      </w:r>
    </w:p>
    <w:p w14:paraId="3AA56E74">
      <w:pPr>
        <w:widowControl/>
        <w:jc w:val="left"/>
        <w:rPr>
          <w:rFonts w:ascii="仿宋_GB2312" w:hAnsi="宋体" w:eastAsia="仿宋_GB2312"/>
          <w:sz w:val="28"/>
          <w:szCs w:val="28"/>
        </w:rPr>
      </w:pPr>
      <w:r>
        <w:rPr>
          <w:rFonts w:ascii="仿宋_GB2312" w:hAnsi="宋体" w:eastAsia="仿宋_GB2312"/>
          <w:sz w:val="28"/>
          <w:szCs w:val="28"/>
        </w:rPr>
        <w:br w:type="page"/>
      </w:r>
    </w:p>
    <w:p w14:paraId="778B331A">
      <w:pPr>
        <w:widowControl/>
        <w:shd w:val="clear" w:color="auto" w:fill="C7EDCC"/>
        <w:spacing w:line="315" w:lineRule="atLeast"/>
        <w:ind w:firstLine="422"/>
        <w:rPr>
          <w:color w:val="000000"/>
          <w:kern w:val="0"/>
          <w:szCs w:val="21"/>
        </w:rPr>
      </w:pPr>
      <w:commentRangeStart w:id="17"/>
      <w:r>
        <w:rPr>
          <w:rFonts w:hint="eastAsia" w:ascii="宋体" w:hAnsi="宋体"/>
          <w:b/>
          <w:bCs/>
          <w:color w:val="000000"/>
          <w:kern w:val="0"/>
          <w:szCs w:val="21"/>
        </w:rPr>
        <w:t>附件三：数据文件列表</w:t>
      </w:r>
      <w:commentRangeEnd w:id="17"/>
      <w:r>
        <w:rPr>
          <w:rStyle w:val="37"/>
        </w:rPr>
        <w:commentReference w:id="17"/>
      </w:r>
    </w:p>
    <w:tbl>
      <w:tblPr>
        <w:tblStyle w:val="31"/>
        <w:tblW w:w="8880" w:type="dxa"/>
        <w:tblInd w:w="78" w:type="dxa"/>
        <w:shd w:val="clear" w:color="auto" w:fill="C7EDCC"/>
        <w:tblLayout w:type="fixed"/>
        <w:tblCellMar>
          <w:top w:w="0" w:type="dxa"/>
          <w:left w:w="0" w:type="dxa"/>
          <w:bottom w:w="0" w:type="dxa"/>
          <w:right w:w="0" w:type="dxa"/>
        </w:tblCellMar>
      </w:tblPr>
      <w:tblGrid>
        <w:gridCol w:w="2157"/>
        <w:gridCol w:w="283"/>
        <w:gridCol w:w="1276"/>
        <w:gridCol w:w="2835"/>
        <w:gridCol w:w="2329"/>
      </w:tblGrid>
      <w:tr w14:paraId="50BBFCFA">
        <w:tblPrEx>
          <w:shd w:val="clear" w:color="auto" w:fill="C7EDCC"/>
          <w:tblCellMar>
            <w:top w:w="0" w:type="dxa"/>
            <w:left w:w="0" w:type="dxa"/>
            <w:bottom w:w="0" w:type="dxa"/>
            <w:right w:w="0" w:type="dxa"/>
          </w:tblCellMar>
        </w:tblPrEx>
        <w:trPr>
          <w:trHeight w:val="290" w:hRule="atLeast"/>
        </w:trPr>
        <w:tc>
          <w:tcPr>
            <w:tcW w:w="6551" w:type="dxa"/>
            <w:gridSpan w:val="4"/>
            <w:shd w:val="clear" w:color="auto" w:fill="C7EDCC"/>
            <w:tcMar>
              <w:top w:w="0" w:type="dxa"/>
              <w:left w:w="108" w:type="dxa"/>
              <w:bottom w:w="0" w:type="dxa"/>
              <w:right w:w="108" w:type="dxa"/>
            </w:tcMar>
          </w:tcPr>
          <w:p w14:paraId="323470EB">
            <w:pPr>
              <w:widowControl/>
              <w:rPr>
                <w:kern w:val="0"/>
                <w:szCs w:val="21"/>
              </w:rPr>
            </w:pPr>
            <w:r>
              <w:rPr>
                <w:rFonts w:ascii="Calibri" w:hAnsi="Calibri" w:cs="Calibri"/>
                <w:kern w:val="0"/>
                <w:sz w:val="22"/>
                <w:szCs w:val="22"/>
                <w:lang w:val="en-GB"/>
              </w:rPr>
              <w:t>1</w:t>
            </w:r>
            <w:r>
              <w:rPr>
                <w:rFonts w:hint="eastAsia" w:ascii="宋体" w:hAnsi="宋体"/>
                <w:kern w:val="0"/>
                <w:sz w:val="22"/>
                <w:szCs w:val="22"/>
              </w:rPr>
              <w:t>、交易所、登记公司数据</w:t>
            </w:r>
            <w:r>
              <w:rPr>
                <w:rFonts w:ascii="Calibri" w:hAnsi="Calibri" w:cs="Calibri"/>
                <w:kern w:val="0"/>
                <w:sz w:val="22"/>
                <w:szCs w:val="22"/>
                <w:lang w:val="en-GB"/>
              </w:rPr>
              <w:t>(</w:t>
            </w:r>
            <w:r>
              <w:rPr>
                <w:rFonts w:hint="eastAsia" w:ascii="宋体" w:hAnsi="宋体"/>
                <w:kern w:val="0"/>
                <w:sz w:val="22"/>
                <w:szCs w:val="22"/>
              </w:rPr>
              <w:t>普通交易</w:t>
            </w:r>
            <w:r>
              <w:rPr>
                <w:rFonts w:ascii="Calibri" w:hAnsi="Calibri" w:cs="Calibri"/>
                <w:kern w:val="0"/>
                <w:sz w:val="22"/>
                <w:szCs w:val="22"/>
                <w:lang w:val="en-GB"/>
              </w:rPr>
              <w:t>+</w:t>
            </w:r>
            <w:r>
              <w:rPr>
                <w:rFonts w:hint="eastAsia" w:ascii="宋体" w:hAnsi="宋体"/>
                <w:kern w:val="0"/>
                <w:sz w:val="22"/>
                <w:szCs w:val="22"/>
              </w:rPr>
              <w:t>信用交易</w:t>
            </w:r>
            <w:r>
              <w:rPr>
                <w:rFonts w:ascii="Calibri" w:hAnsi="Calibri" w:cs="Calibri"/>
                <w:kern w:val="0"/>
                <w:sz w:val="22"/>
                <w:szCs w:val="22"/>
                <w:lang w:val="en-GB"/>
              </w:rPr>
              <w:t>)</w:t>
            </w:r>
          </w:p>
        </w:tc>
        <w:tc>
          <w:tcPr>
            <w:tcW w:w="2329" w:type="dxa"/>
            <w:shd w:val="clear" w:color="auto" w:fill="C7EDCC"/>
            <w:tcMar>
              <w:top w:w="0" w:type="dxa"/>
              <w:left w:w="108" w:type="dxa"/>
              <w:bottom w:w="0" w:type="dxa"/>
              <w:right w:w="108" w:type="dxa"/>
            </w:tcMar>
          </w:tcPr>
          <w:p w14:paraId="20DCC69B">
            <w:pPr>
              <w:widowControl/>
              <w:rPr>
                <w:kern w:val="0"/>
                <w:szCs w:val="21"/>
              </w:rPr>
            </w:pPr>
            <w:r>
              <w:rPr>
                <w:rFonts w:ascii="Calibri" w:hAnsi="Calibri" w:cs="Calibri"/>
                <w:kern w:val="0"/>
                <w:sz w:val="22"/>
                <w:szCs w:val="22"/>
                <w:lang w:val="en-GB"/>
              </w:rPr>
              <w:t> </w:t>
            </w:r>
          </w:p>
        </w:tc>
      </w:tr>
      <w:tr w14:paraId="4541D1CA">
        <w:tblPrEx>
          <w:shd w:val="clear" w:color="auto" w:fill="C7EDCC"/>
          <w:tblCellMar>
            <w:top w:w="0" w:type="dxa"/>
            <w:left w:w="0" w:type="dxa"/>
            <w:bottom w:w="0" w:type="dxa"/>
            <w:right w:w="0" w:type="dxa"/>
          </w:tblCellMar>
        </w:tblPrEx>
        <w:trPr>
          <w:trHeight w:val="290" w:hRule="atLeast"/>
        </w:trPr>
        <w:tc>
          <w:tcPr>
            <w:tcW w:w="2157" w:type="dxa"/>
            <w:tcBorders>
              <w:top w:val="nil"/>
              <w:left w:val="nil"/>
              <w:bottom w:val="single" w:color="auto" w:sz="8" w:space="0"/>
              <w:right w:val="nil"/>
            </w:tcBorders>
            <w:shd w:val="clear" w:color="auto" w:fill="C7EDCC"/>
            <w:tcMar>
              <w:top w:w="0" w:type="dxa"/>
              <w:left w:w="108" w:type="dxa"/>
              <w:bottom w:w="0" w:type="dxa"/>
              <w:right w:w="108" w:type="dxa"/>
            </w:tcMar>
          </w:tcPr>
          <w:p w14:paraId="56E4E666">
            <w:pPr>
              <w:widowControl/>
              <w:rPr>
                <w:kern w:val="0"/>
                <w:szCs w:val="21"/>
              </w:rPr>
            </w:pPr>
            <w:r>
              <w:rPr>
                <w:rFonts w:ascii="Calibri" w:hAnsi="Calibri" w:cs="Calibri"/>
                <w:kern w:val="0"/>
                <w:sz w:val="22"/>
                <w:szCs w:val="22"/>
                <w:lang w:val="en-GB"/>
              </w:rPr>
              <w:t> </w:t>
            </w:r>
          </w:p>
        </w:tc>
        <w:tc>
          <w:tcPr>
            <w:tcW w:w="1559" w:type="dxa"/>
            <w:gridSpan w:val="2"/>
            <w:tcBorders>
              <w:top w:val="nil"/>
              <w:left w:val="nil"/>
              <w:bottom w:val="single" w:color="auto" w:sz="8" w:space="0"/>
              <w:right w:val="nil"/>
            </w:tcBorders>
            <w:shd w:val="clear" w:color="auto" w:fill="C7EDCC"/>
            <w:tcMar>
              <w:top w:w="0" w:type="dxa"/>
              <w:left w:w="108" w:type="dxa"/>
              <w:bottom w:w="0" w:type="dxa"/>
              <w:right w:w="108" w:type="dxa"/>
            </w:tcMar>
          </w:tcPr>
          <w:p w14:paraId="2667C042">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75475859">
            <w:pPr>
              <w:widowControl/>
              <w:rPr>
                <w:kern w:val="0"/>
                <w:szCs w:val="21"/>
              </w:rPr>
            </w:pPr>
            <w:r>
              <w:rPr>
                <w:rFonts w:ascii="Calibri" w:hAnsi="Calibri" w:cs="Calibri"/>
                <w:kern w:val="0"/>
                <w:sz w:val="22"/>
                <w:szCs w:val="22"/>
                <w:lang w:val="en-GB"/>
              </w:rPr>
              <w:t> </w:t>
            </w:r>
          </w:p>
        </w:tc>
        <w:tc>
          <w:tcPr>
            <w:tcW w:w="2329" w:type="dxa"/>
            <w:tcBorders>
              <w:top w:val="nil"/>
              <w:left w:val="nil"/>
              <w:bottom w:val="single" w:color="auto" w:sz="8" w:space="0"/>
              <w:right w:val="nil"/>
            </w:tcBorders>
            <w:shd w:val="clear" w:color="auto" w:fill="C7EDCC"/>
            <w:tcMar>
              <w:top w:w="0" w:type="dxa"/>
              <w:left w:w="108" w:type="dxa"/>
              <w:bottom w:w="0" w:type="dxa"/>
              <w:right w:w="108" w:type="dxa"/>
            </w:tcMar>
          </w:tcPr>
          <w:p w14:paraId="4D154D43">
            <w:pPr>
              <w:widowControl/>
              <w:rPr>
                <w:kern w:val="0"/>
                <w:szCs w:val="21"/>
              </w:rPr>
            </w:pPr>
            <w:r>
              <w:rPr>
                <w:rFonts w:ascii="Calibri" w:hAnsi="Calibri" w:cs="Calibri"/>
                <w:kern w:val="0"/>
                <w:sz w:val="22"/>
                <w:szCs w:val="22"/>
                <w:lang w:val="en-GB"/>
              </w:rPr>
              <w:t> </w:t>
            </w:r>
          </w:p>
        </w:tc>
      </w:tr>
      <w:tr w14:paraId="604FC6CF">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91A130B">
            <w:pPr>
              <w:widowControl/>
              <w:rPr>
                <w:kern w:val="0"/>
                <w:szCs w:val="21"/>
              </w:rPr>
            </w:pPr>
            <w:r>
              <w:rPr>
                <w:rFonts w:hint="eastAsia" w:ascii="宋体" w:hAnsi="宋体"/>
                <w:kern w:val="0"/>
                <w:sz w:val="22"/>
                <w:szCs w:val="22"/>
              </w:rPr>
              <w:t>文件描述</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8594C9C">
            <w:pPr>
              <w:widowControl/>
              <w:rPr>
                <w:kern w:val="0"/>
                <w:szCs w:val="21"/>
              </w:rPr>
            </w:pPr>
            <w:r>
              <w:rPr>
                <w:rFonts w:hint="eastAsia" w:ascii="宋体" w:hAnsi="宋体"/>
                <w:kern w:val="0"/>
                <w:sz w:val="22"/>
                <w:szCs w:val="22"/>
              </w:rPr>
              <w:t>文件来源</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4DCDEAE">
            <w:pPr>
              <w:widowControl/>
              <w:rPr>
                <w:kern w:val="0"/>
                <w:szCs w:val="21"/>
              </w:rPr>
            </w:pPr>
            <w:r>
              <w:rPr>
                <w:rFonts w:hint="eastAsia" w:ascii="宋体" w:hAnsi="宋体"/>
                <w:kern w:val="0"/>
                <w:sz w:val="22"/>
                <w:szCs w:val="22"/>
              </w:rPr>
              <w:t>文件名</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857832A">
            <w:pPr>
              <w:widowControl/>
              <w:rPr>
                <w:kern w:val="0"/>
                <w:szCs w:val="21"/>
              </w:rPr>
            </w:pPr>
            <w:r>
              <w:rPr>
                <w:rFonts w:hint="eastAsia" w:ascii="宋体" w:hAnsi="宋体"/>
                <w:kern w:val="0"/>
                <w:sz w:val="22"/>
                <w:szCs w:val="22"/>
              </w:rPr>
              <w:t>备注</w:t>
            </w:r>
          </w:p>
        </w:tc>
      </w:tr>
      <w:tr w14:paraId="386CD3C5">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F8AEA42">
            <w:pPr>
              <w:widowControl/>
              <w:rPr>
                <w:kern w:val="0"/>
                <w:szCs w:val="21"/>
              </w:rPr>
            </w:pPr>
            <w:r>
              <w:rPr>
                <w:rFonts w:hint="eastAsia" w:ascii="宋体" w:hAnsi="宋体"/>
                <w:kern w:val="0"/>
                <w:sz w:val="22"/>
                <w:szCs w:val="22"/>
              </w:rPr>
              <w:t>上海过户库</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F49D7DE">
            <w:pPr>
              <w:widowControl/>
              <w:rPr>
                <w:kern w:val="0"/>
                <w:szCs w:val="21"/>
              </w:rPr>
            </w:pPr>
            <w:r>
              <w:rPr>
                <w:rFonts w:hint="eastAsia" w:ascii="宋体" w:hAnsi="宋体"/>
                <w:kern w:val="0"/>
                <w:sz w:val="22"/>
                <w:szCs w:val="22"/>
              </w:rPr>
              <w:t>上交所</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EEB3D16">
            <w:pPr>
              <w:widowControl/>
              <w:rPr>
                <w:kern w:val="0"/>
                <w:szCs w:val="21"/>
              </w:rPr>
            </w:pPr>
            <w:r>
              <w:rPr>
                <w:rFonts w:ascii="Calibri" w:hAnsi="Calibri" w:cs="Calibri"/>
                <w:kern w:val="0"/>
                <w:sz w:val="22"/>
                <w:szCs w:val="22"/>
                <w:lang w:val="en-GB"/>
              </w:rPr>
              <w:t>gh[</w:t>
            </w:r>
            <w:r>
              <w:rPr>
                <w:rFonts w:hint="eastAsia" w:ascii="宋体" w:hAnsi="宋体"/>
                <w:kern w:val="0"/>
                <w:sz w:val="22"/>
                <w:szCs w:val="22"/>
              </w:rPr>
              <w:t>交易单元号</w:t>
            </w:r>
            <w:r>
              <w:rPr>
                <w:rFonts w:ascii="Calibri" w:hAnsi="Calibri" w:cs="Calibri"/>
                <w:kern w:val="0"/>
                <w:sz w:val="22"/>
                <w:szCs w:val="22"/>
                <w:lang w:val="en-GB"/>
              </w:rPr>
              <w:t>].dbf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1933BDF">
            <w:pPr>
              <w:widowControl/>
              <w:rPr>
                <w:kern w:val="0"/>
                <w:szCs w:val="21"/>
              </w:rPr>
            </w:pPr>
            <w:r>
              <w:rPr>
                <w:rFonts w:hint="eastAsia" w:ascii="宋体" w:hAnsi="宋体"/>
                <w:kern w:val="0"/>
                <w:sz w:val="22"/>
                <w:szCs w:val="22"/>
              </w:rPr>
              <w:t>普通、信用交易单元</w:t>
            </w:r>
          </w:p>
        </w:tc>
      </w:tr>
      <w:tr w14:paraId="070ABB57">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2050CD9">
            <w:pPr>
              <w:widowControl/>
              <w:rPr>
                <w:kern w:val="0"/>
                <w:szCs w:val="21"/>
              </w:rPr>
            </w:pPr>
            <w:r>
              <w:rPr>
                <w:rFonts w:hint="eastAsia" w:ascii="宋体" w:hAnsi="宋体"/>
                <w:kern w:val="0"/>
                <w:sz w:val="22"/>
                <w:szCs w:val="22"/>
              </w:rPr>
              <w:t>上海大过户</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6CACA54">
            <w:pPr>
              <w:widowControl/>
              <w:rPr>
                <w:kern w:val="0"/>
                <w:szCs w:val="21"/>
              </w:rPr>
            </w:pPr>
            <w:r>
              <w:rPr>
                <w:rFonts w:hint="eastAsia" w:ascii="宋体" w:hAnsi="宋体"/>
                <w:kern w:val="0"/>
                <w:sz w:val="22"/>
                <w:szCs w:val="22"/>
              </w:rPr>
              <w:t>上交所</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CC0EF21">
            <w:pPr>
              <w:widowControl/>
              <w:rPr>
                <w:kern w:val="0"/>
                <w:szCs w:val="21"/>
              </w:rPr>
            </w:pPr>
            <w:r>
              <w:rPr>
                <w:rFonts w:ascii="Calibri" w:hAnsi="Calibri" w:cs="Calibri"/>
                <w:kern w:val="0"/>
                <w:sz w:val="22"/>
                <w:szCs w:val="22"/>
                <w:lang w:val="en-GB"/>
              </w:rPr>
              <w:t>dgh[</w:t>
            </w:r>
            <w:r>
              <w:rPr>
                <w:rFonts w:hint="eastAsia" w:ascii="宋体" w:hAnsi="宋体"/>
                <w:kern w:val="0"/>
                <w:sz w:val="22"/>
                <w:szCs w:val="22"/>
              </w:rPr>
              <w:t>交易单元号</w:t>
            </w:r>
            <w:r>
              <w:rPr>
                <w:rFonts w:ascii="Calibri" w:hAnsi="Calibri" w:cs="Calibri"/>
                <w:kern w:val="0"/>
                <w:sz w:val="22"/>
                <w:szCs w:val="22"/>
                <w:lang w:val="en-GB"/>
              </w:rPr>
              <w:t>].dbf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0A28D12">
            <w:pPr>
              <w:widowControl/>
              <w:rPr>
                <w:kern w:val="0"/>
                <w:szCs w:val="21"/>
              </w:rPr>
            </w:pPr>
            <w:r>
              <w:rPr>
                <w:rFonts w:hint="eastAsia" w:ascii="宋体" w:hAnsi="宋体"/>
                <w:kern w:val="0"/>
                <w:sz w:val="22"/>
                <w:szCs w:val="22"/>
              </w:rPr>
              <w:t>普通、信用交易单元</w:t>
            </w:r>
          </w:p>
        </w:tc>
      </w:tr>
      <w:tr w14:paraId="2EAEE658">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1C1BD3D">
            <w:pPr>
              <w:widowControl/>
              <w:rPr>
                <w:kern w:val="0"/>
                <w:szCs w:val="21"/>
              </w:rPr>
            </w:pPr>
            <w:r>
              <w:rPr>
                <w:rFonts w:hint="eastAsia" w:ascii="宋体" w:hAnsi="宋体"/>
                <w:kern w:val="0"/>
                <w:sz w:val="22"/>
                <w:szCs w:val="22"/>
              </w:rPr>
              <w:t>上海综合业务过户</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085B5AF">
            <w:pPr>
              <w:widowControl/>
              <w:rPr>
                <w:kern w:val="0"/>
                <w:szCs w:val="21"/>
              </w:rPr>
            </w:pPr>
            <w:r>
              <w:rPr>
                <w:rFonts w:hint="eastAsia" w:ascii="宋体" w:hAnsi="宋体"/>
                <w:kern w:val="0"/>
                <w:sz w:val="22"/>
                <w:szCs w:val="22"/>
              </w:rPr>
              <w:t>上交所</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497E352">
            <w:pPr>
              <w:widowControl/>
              <w:rPr>
                <w:kern w:val="0"/>
                <w:szCs w:val="21"/>
              </w:rPr>
            </w:pPr>
            <w:r>
              <w:rPr>
                <w:rFonts w:ascii="Calibri" w:hAnsi="Calibri" w:cs="Calibri"/>
                <w:kern w:val="0"/>
                <w:sz w:val="22"/>
                <w:szCs w:val="22"/>
                <w:lang w:val="en-GB"/>
              </w:rPr>
              <w:t>bgh[</w:t>
            </w:r>
            <w:r>
              <w:rPr>
                <w:rFonts w:hint="eastAsia" w:ascii="宋体" w:hAnsi="宋体"/>
                <w:kern w:val="0"/>
                <w:sz w:val="22"/>
                <w:szCs w:val="22"/>
              </w:rPr>
              <w:t>交易单元号</w:t>
            </w:r>
            <w:r>
              <w:rPr>
                <w:rFonts w:ascii="Calibri" w:hAnsi="Calibri" w:cs="Calibri"/>
                <w:kern w:val="0"/>
                <w:sz w:val="22"/>
                <w:szCs w:val="22"/>
                <w:lang w:val="en-GB"/>
              </w:rPr>
              <w:t>].dbf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1F8BE72">
            <w:pPr>
              <w:widowControl/>
              <w:rPr>
                <w:kern w:val="0"/>
                <w:szCs w:val="21"/>
              </w:rPr>
            </w:pPr>
            <w:r>
              <w:rPr>
                <w:rFonts w:hint="eastAsia" w:ascii="宋体" w:hAnsi="宋体"/>
                <w:kern w:val="0"/>
                <w:sz w:val="22"/>
                <w:szCs w:val="22"/>
              </w:rPr>
              <w:t>普通、信用交易单元</w:t>
            </w:r>
          </w:p>
        </w:tc>
      </w:tr>
      <w:tr w14:paraId="7D20BBCC">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6C78A06">
            <w:pPr>
              <w:widowControl/>
              <w:rPr>
                <w:kern w:val="0"/>
                <w:szCs w:val="21"/>
              </w:rPr>
            </w:pPr>
            <w:r>
              <w:rPr>
                <w:rFonts w:hint="eastAsia" w:ascii="宋体" w:hAnsi="宋体"/>
                <w:kern w:val="0"/>
                <w:sz w:val="22"/>
                <w:szCs w:val="22"/>
              </w:rPr>
              <w:t>上海固定收益过户</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006C9AB">
            <w:pPr>
              <w:widowControl/>
              <w:rPr>
                <w:kern w:val="0"/>
                <w:szCs w:val="21"/>
              </w:rPr>
            </w:pPr>
            <w:r>
              <w:rPr>
                <w:rFonts w:hint="eastAsia" w:ascii="宋体" w:hAnsi="宋体"/>
                <w:kern w:val="0"/>
                <w:sz w:val="22"/>
                <w:szCs w:val="22"/>
              </w:rPr>
              <w:t>上交所</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F737586">
            <w:pPr>
              <w:widowControl/>
              <w:rPr>
                <w:kern w:val="0"/>
                <w:szCs w:val="21"/>
              </w:rPr>
            </w:pPr>
            <w:r>
              <w:rPr>
                <w:rFonts w:ascii="Calibri" w:hAnsi="Calibri" w:cs="Calibri"/>
                <w:kern w:val="0"/>
                <w:sz w:val="22"/>
                <w:szCs w:val="22"/>
                <w:lang w:val="en-GB"/>
              </w:rPr>
              <w:t>zgh[</w:t>
            </w:r>
            <w:r>
              <w:rPr>
                <w:rFonts w:hint="eastAsia" w:ascii="宋体" w:hAnsi="宋体"/>
                <w:kern w:val="0"/>
                <w:sz w:val="22"/>
                <w:szCs w:val="22"/>
              </w:rPr>
              <w:t>交易单元号</w:t>
            </w:r>
            <w:r>
              <w:rPr>
                <w:rFonts w:ascii="Calibri" w:hAnsi="Calibri" w:cs="Calibri"/>
                <w:kern w:val="0"/>
                <w:sz w:val="22"/>
                <w:szCs w:val="22"/>
                <w:lang w:val="en-GB"/>
              </w:rPr>
              <w:t>].dbf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B704555">
            <w:pPr>
              <w:widowControl/>
              <w:rPr>
                <w:kern w:val="0"/>
                <w:szCs w:val="21"/>
              </w:rPr>
            </w:pPr>
            <w:r>
              <w:rPr>
                <w:rFonts w:hint="eastAsia" w:ascii="宋体" w:hAnsi="宋体"/>
                <w:kern w:val="0"/>
                <w:sz w:val="22"/>
                <w:szCs w:val="22"/>
              </w:rPr>
              <w:t>普通、信用交易单元</w:t>
            </w:r>
          </w:p>
        </w:tc>
      </w:tr>
      <w:tr w14:paraId="26BF6F93">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BD16CDB">
            <w:pPr>
              <w:widowControl/>
              <w:rPr>
                <w:kern w:val="0"/>
                <w:szCs w:val="21"/>
              </w:rPr>
            </w:pPr>
            <w:r>
              <w:rPr>
                <w:rFonts w:hint="eastAsia" w:ascii="宋体" w:hAnsi="宋体"/>
                <w:kern w:val="0"/>
                <w:sz w:val="22"/>
                <w:szCs w:val="22"/>
              </w:rPr>
              <w:t>新股发行过户</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C49EF30">
            <w:pPr>
              <w:widowControl/>
              <w:rPr>
                <w:kern w:val="0"/>
                <w:szCs w:val="21"/>
              </w:rPr>
            </w:pPr>
            <w:r>
              <w:rPr>
                <w:rFonts w:hint="eastAsia" w:ascii="宋体" w:hAnsi="宋体"/>
                <w:kern w:val="0"/>
                <w:sz w:val="22"/>
                <w:szCs w:val="22"/>
              </w:rPr>
              <w:t>上交所</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B69F85B">
            <w:pPr>
              <w:widowControl/>
              <w:rPr>
                <w:rFonts w:ascii="Calibri" w:hAnsi="Calibri" w:cs="Calibri"/>
                <w:kern w:val="0"/>
                <w:sz w:val="22"/>
                <w:szCs w:val="22"/>
                <w:lang w:val="en-GB"/>
              </w:rPr>
            </w:pPr>
            <w:r>
              <w:rPr>
                <w:rFonts w:hint="eastAsia" w:ascii="Calibri" w:hAnsi="Calibri" w:cs="Calibri"/>
                <w:kern w:val="0"/>
                <w:sz w:val="22"/>
                <w:szCs w:val="22"/>
                <w:lang w:val="en-GB"/>
              </w:rPr>
              <w:t xml:space="preserve">ipogh[交易单元号].dbf  </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B696E76">
            <w:pPr>
              <w:widowControl/>
              <w:rPr>
                <w:rFonts w:ascii="宋体" w:hAnsi="宋体"/>
                <w:kern w:val="0"/>
                <w:sz w:val="22"/>
                <w:szCs w:val="22"/>
              </w:rPr>
            </w:pPr>
            <w:r>
              <w:rPr>
                <w:rFonts w:hint="eastAsia" w:ascii="宋体" w:hAnsi="宋体"/>
                <w:kern w:val="0"/>
                <w:sz w:val="22"/>
                <w:szCs w:val="22"/>
              </w:rPr>
              <w:t>普通、信用交易单元</w:t>
            </w:r>
          </w:p>
        </w:tc>
      </w:tr>
      <w:tr w14:paraId="51066378">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928118D">
            <w:pPr>
              <w:widowControl/>
              <w:rPr>
                <w:kern w:val="0"/>
                <w:szCs w:val="21"/>
              </w:rPr>
            </w:pPr>
            <w:ins w:id="3" w:author="NTKO" w:date="2019-12-19T10:06:00Z">
              <w:r>
                <w:rPr/>
                <w:t>结算明细第一批次文件</w:t>
              </w:r>
            </w:ins>
            <w:del w:id="4" w:author="NTKO" w:date="2019-12-19T10:06:00Z">
              <w:r>
                <w:rPr>
                  <w:rFonts w:hint="eastAsia" w:ascii="宋体" w:hAnsi="宋体"/>
                  <w:kern w:val="0"/>
                  <w:sz w:val="22"/>
                  <w:szCs w:val="22"/>
                </w:rPr>
                <w:delText>结算明细</w:delText>
              </w:r>
            </w:del>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1361C13">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3DFD42E">
            <w:pPr>
              <w:widowControl/>
              <w:rPr>
                <w:kern w:val="0"/>
                <w:szCs w:val="21"/>
              </w:rPr>
            </w:pPr>
            <w:r>
              <w:rPr>
                <w:rFonts w:ascii="Calibri" w:hAnsi="Calibri" w:cs="Calibri"/>
                <w:kern w:val="0"/>
                <w:sz w:val="22"/>
                <w:szCs w:val="22"/>
                <w:lang w:val="en-GB"/>
              </w:rPr>
              <w:t>Jsmx</w:t>
            </w:r>
            <w:ins w:id="5" w:author="NTKO" w:date="2019-12-19T10:07:00Z">
              <w:r>
                <w:rPr>
                  <w:rFonts w:ascii="Calibri" w:hAnsi="Calibri" w:cs="Calibri"/>
                  <w:kern w:val="0"/>
                  <w:sz w:val="22"/>
                  <w:szCs w:val="22"/>
                  <w:lang w:val="en-GB"/>
                </w:rPr>
                <w:t>01</w:t>
              </w:r>
            </w:ins>
            <w:ins w:id="6" w:author="NTKO" w:date="2019-12-19T10:15:00Z">
              <w:r>
                <w:rPr>
                  <w:rFonts w:ascii="Calibri" w:hAnsi="Calibri" w:cs="Calibri"/>
                  <w:kern w:val="0"/>
                  <w:sz w:val="22"/>
                  <w:szCs w:val="22"/>
                  <w:lang w:val="en-GB"/>
                </w:rPr>
                <w:t>_</w:t>
              </w:r>
            </w:ins>
            <w:r>
              <w:rPr>
                <w:rFonts w:ascii="Calibri" w:hAnsi="Calibri" w:cs="Calibri"/>
                <w:kern w:val="0"/>
                <w:sz w:val="22"/>
                <w:szCs w:val="22"/>
                <w:lang w:val="en-GB"/>
              </w:rPr>
              <w:t>[</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CDBA2EE">
            <w:pPr>
              <w:widowControl/>
              <w:rPr>
                <w:kern w:val="0"/>
                <w:szCs w:val="21"/>
              </w:rPr>
            </w:pPr>
            <w:r>
              <w:rPr>
                <w:rFonts w:hint="eastAsia" w:ascii="宋体" w:hAnsi="宋体"/>
                <w:kern w:val="0"/>
                <w:sz w:val="22"/>
                <w:szCs w:val="22"/>
              </w:rPr>
              <w:t>普通、信用清算编号</w:t>
            </w:r>
          </w:p>
        </w:tc>
      </w:tr>
      <w:tr w14:paraId="12F4AA9E">
        <w:tblPrEx>
          <w:tblCellMar>
            <w:top w:w="0" w:type="dxa"/>
            <w:left w:w="0" w:type="dxa"/>
            <w:bottom w:w="0" w:type="dxa"/>
            <w:right w:w="0" w:type="dxa"/>
          </w:tblCellMar>
        </w:tblPrEx>
        <w:trPr>
          <w:trHeight w:val="290" w:hRule="atLeast"/>
          <w:ins w:id="7" w:author="NTKO" w:date="2019-12-19T10:06: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D22D8B8">
            <w:pPr>
              <w:widowControl/>
              <w:rPr>
                <w:ins w:id="8" w:author="NTKO" w:date="2019-12-19T10:06:00Z"/>
                <w:rFonts w:ascii="宋体" w:hAnsi="宋体"/>
                <w:kern w:val="0"/>
                <w:sz w:val="22"/>
                <w:szCs w:val="22"/>
              </w:rPr>
            </w:pPr>
            <w:ins w:id="9" w:author="NTKO" w:date="2019-12-19T10:06:00Z">
              <w:r>
                <w:rPr/>
                <w:t>结算明细第二批次文件</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CE0FACA">
            <w:pPr>
              <w:widowControl/>
              <w:rPr>
                <w:ins w:id="10" w:author="NTKO" w:date="2019-12-19T10:06:00Z"/>
                <w:rFonts w:ascii="宋体" w:hAnsi="宋体"/>
                <w:kern w:val="0"/>
                <w:sz w:val="22"/>
                <w:szCs w:val="22"/>
              </w:rPr>
            </w:pPr>
            <w:ins w:id="11" w:author="NTKO" w:date="2019-12-19T10:06:00Z">
              <w:r>
                <w:rPr>
                  <w:rFonts w:hint="eastAsia" w:ascii="宋体" w:hAnsi="宋体"/>
                  <w:kern w:val="0"/>
                  <w:sz w:val="22"/>
                  <w:szCs w:val="22"/>
                </w:rPr>
                <w:t>中登上海</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E01D93F">
            <w:pPr>
              <w:widowControl/>
              <w:rPr>
                <w:ins w:id="12" w:author="NTKO" w:date="2019-12-19T10:06:00Z"/>
                <w:rFonts w:ascii="Calibri" w:hAnsi="Calibri" w:cs="Calibri"/>
                <w:kern w:val="0"/>
                <w:sz w:val="22"/>
                <w:szCs w:val="22"/>
                <w:lang w:val="en-GB"/>
              </w:rPr>
            </w:pPr>
            <w:ins w:id="13" w:author="NTKO" w:date="2019-12-19T10:06:00Z">
              <w:r>
                <w:rPr>
                  <w:rFonts w:ascii="Calibri" w:hAnsi="Calibri" w:cs="Calibri"/>
                  <w:kern w:val="0"/>
                  <w:sz w:val="22"/>
                  <w:szCs w:val="22"/>
                  <w:lang w:val="en-GB"/>
                </w:rPr>
                <w:t>Jsmx</w:t>
              </w:r>
            </w:ins>
            <w:ins w:id="14" w:author="NTKO" w:date="2019-12-19T10:07:00Z">
              <w:r>
                <w:rPr>
                  <w:rFonts w:ascii="Calibri" w:hAnsi="Calibri" w:cs="Calibri"/>
                  <w:kern w:val="0"/>
                  <w:sz w:val="22"/>
                  <w:szCs w:val="22"/>
                  <w:lang w:val="en-GB"/>
                </w:rPr>
                <w:t>02</w:t>
              </w:r>
            </w:ins>
            <w:ins w:id="15" w:author="NTKO" w:date="2019-12-19T10:15:00Z">
              <w:r>
                <w:rPr>
                  <w:rFonts w:ascii="Calibri" w:hAnsi="Calibri" w:cs="Calibri"/>
                  <w:kern w:val="0"/>
                  <w:sz w:val="22"/>
                  <w:szCs w:val="22"/>
                  <w:lang w:val="en-GB"/>
                </w:rPr>
                <w:t>_</w:t>
              </w:r>
            </w:ins>
            <w:ins w:id="16" w:author="NTKO" w:date="2019-12-19T10:06:00Z">
              <w:r>
                <w:rPr>
                  <w:rFonts w:ascii="Calibri" w:hAnsi="Calibri" w:cs="Calibri"/>
                  <w:kern w:val="0"/>
                  <w:sz w:val="22"/>
                  <w:szCs w:val="22"/>
                  <w:lang w:val="en-GB"/>
                </w:rPr>
                <w:t>[</w:t>
              </w:r>
            </w:ins>
            <w:ins w:id="17" w:author="NTKO" w:date="2019-12-19T10:06:00Z">
              <w:r>
                <w:rPr>
                  <w:rFonts w:hint="eastAsia" w:ascii="宋体" w:hAnsi="宋体"/>
                  <w:kern w:val="0"/>
                  <w:sz w:val="22"/>
                  <w:szCs w:val="22"/>
                </w:rPr>
                <w:t>清算编号</w:t>
              </w:r>
            </w:ins>
            <w:ins w:id="18" w:author="NTKO" w:date="2019-12-19T10:06:00Z">
              <w:r>
                <w:rPr>
                  <w:rFonts w:ascii="Calibri" w:hAnsi="Calibri" w:cs="Calibri"/>
                  <w:kern w:val="0"/>
                  <w:sz w:val="22"/>
                  <w:szCs w:val="22"/>
                  <w:lang w:val="en-GB"/>
                </w:rPr>
                <w:t>].[</w:t>
              </w:r>
            </w:ins>
            <w:ins w:id="19" w:author="NTKO" w:date="2019-12-19T10:06:00Z">
              <w:r>
                <w:rPr>
                  <w:rFonts w:hint="eastAsia" w:ascii="宋体" w:hAnsi="宋体"/>
                  <w:kern w:val="0"/>
                  <w:sz w:val="22"/>
                  <w:szCs w:val="22"/>
                </w:rPr>
                <w:t>短日期</w:t>
              </w:r>
            </w:ins>
            <w:ins w:id="20" w:author="NTKO" w:date="2019-12-19T10:06:00Z">
              <w:r>
                <w:rPr>
                  <w:rFonts w:ascii="Calibri" w:hAnsi="Calibri" w:cs="Calibri"/>
                  <w:kern w:val="0"/>
                  <w:sz w:val="22"/>
                  <w:szCs w:val="22"/>
                  <w:lang w:val="en-GB"/>
                </w:rPr>
                <w:t>]</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7F812C3">
            <w:pPr>
              <w:widowControl/>
              <w:rPr>
                <w:ins w:id="21" w:author="NTKO" w:date="2019-12-19T10:06:00Z"/>
                <w:rFonts w:ascii="宋体" w:hAnsi="宋体"/>
                <w:kern w:val="0"/>
                <w:sz w:val="22"/>
                <w:szCs w:val="22"/>
              </w:rPr>
            </w:pPr>
            <w:ins w:id="22" w:author="NTKO" w:date="2019-12-19T10:06:00Z">
              <w:r>
                <w:rPr>
                  <w:rFonts w:hint="eastAsia" w:ascii="宋体" w:hAnsi="宋体"/>
                  <w:kern w:val="0"/>
                  <w:sz w:val="22"/>
                  <w:szCs w:val="22"/>
                </w:rPr>
                <w:t>普通、信用清算编号</w:t>
              </w:r>
            </w:ins>
          </w:p>
        </w:tc>
      </w:tr>
      <w:tr w14:paraId="537166B0">
        <w:tblPrEx>
          <w:shd w:val="clear" w:color="auto" w:fill="C7EDCC"/>
          <w:tblCellMar>
            <w:top w:w="0" w:type="dxa"/>
            <w:left w:w="0" w:type="dxa"/>
            <w:bottom w:w="0" w:type="dxa"/>
            <w:right w:w="0" w:type="dxa"/>
          </w:tblCellMar>
        </w:tblPrEx>
        <w:trPr>
          <w:trHeight w:val="290" w:hRule="atLeast"/>
          <w:ins w:id="23" w:author="NTKO" w:date="2019-12-19T10:06: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F4238D4">
            <w:pPr>
              <w:widowControl/>
              <w:rPr>
                <w:ins w:id="24" w:author="NTKO" w:date="2019-12-19T10:06:00Z"/>
                <w:rFonts w:ascii="宋体" w:hAnsi="宋体"/>
                <w:kern w:val="0"/>
                <w:sz w:val="22"/>
                <w:szCs w:val="22"/>
              </w:rPr>
            </w:pPr>
            <w:ins w:id="25" w:author="NTKO" w:date="2019-12-19T10:07:00Z">
              <w:r>
                <w:rPr/>
                <w:t>结算明细第三批次文件</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A8AF728">
            <w:pPr>
              <w:widowControl/>
              <w:rPr>
                <w:ins w:id="26" w:author="NTKO" w:date="2019-12-19T10:06:00Z"/>
                <w:rFonts w:ascii="宋体" w:hAnsi="宋体"/>
                <w:kern w:val="0"/>
                <w:sz w:val="22"/>
                <w:szCs w:val="22"/>
              </w:rPr>
            </w:pPr>
            <w:ins w:id="27" w:author="NTKO" w:date="2019-12-19T10:06:00Z">
              <w:r>
                <w:rPr>
                  <w:rFonts w:hint="eastAsia" w:ascii="宋体" w:hAnsi="宋体"/>
                  <w:kern w:val="0"/>
                  <w:sz w:val="22"/>
                  <w:szCs w:val="22"/>
                </w:rPr>
                <w:t>中登上海</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03880B8">
            <w:pPr>
              <w:widowControl/>
              <w:rPr>
                <w:ins w:id="28" w:author="NTKO" w:date="2019-12-19T10:06:00Z"/>
                <w:rFonts w:ascii="Calibri" w:hAnsi="Calibri" w:cs="Calibri"/>
                <w:kern w:val="0"/>
                <w:sz w:val="22"/>
                <w:szCs w:val="22"/>
                <w:lang w:val="en-GB"/>
              </w:rPr>
            </w:pPr>
            <w:ins w:id="29" w:author="NTKO" w:date="2019-12-19T10:06:00Z">
              <w:r>
                <w:rPr>
                  <w:rFonts w:ascii="Calibri" w:hAnsi="Calibri" w:cs="Calibri"/>
                  <w:kern w:val="0"/>
                  <w:sz w:val="22"/>
                  <w:szCs w:val="22"/>
                  <w:lang w:val="en-GB"/>
                </w:rPr>
                <w:t>Jsmx</w:t>
              </w:r>
            </w:ins>
            <w:ins w:id="30" w:author="NTKO" w:date="2019-12-19T10:07:00Z">
              <w:r>
                <w:rPr>
                  <w:rFonts w:ascii="Calibri" w:hAnsi="Calibri" w:cs="Calibri"/>
                  <w:kern w:val="0"/>
                  <w:sz w:val="22"/>
                  <w:szCs w:val="22"/>
                  <w:lang w:val="en-GB"/>
                </w:rPr>
                <w:t>03</w:t>
              </w:r>
            </w:ins>
            <w:ins w:id="31" w:author="NTKO" w:date="2019-12-19T10:15:00Z">
              <w:r>
                <w:rPr>
                  <w:rFonts w:ascii="Calibri" w:hAnsi="Calibri" w:cs="Calibri"/>
                  <w:kern w:val="0"/>
                  <w:sz w:val="22"/>
                  <w:szCs w:val="22"/>
                  <w:lang w:val="en-GB"/>
                </w:rPr>
                <w:t>_</w:t>
              </w:r>
            </w:ins>
            <w:ins w:id="32" w:author="NTKO" w:date="2019-12-19T10:06:00Z">
              <w:r>
                <w:rPr>
                  <w:rFonts w:ascii="Calibri" w:hAnsi="Calibri" w:cs="Calibri"/>
                  <w:kern w:val="0"/>
                  <w:sz w:val="22"/>
                  <w:szCs w:val="22"/>
                  <w:lang w:val="en-GB"/>
                </w:rPr>
                <w:t>[</w:t>
              </w:r>
            </w:ins>
            <w:ins w:id="33" w:author="NTKO" w:date="2019-12-19T10:06:00Z">
              <w:r>
                <w:rPr>
                  <w:rFonts w:hint="eastAsia" w:ascii="宋体" w:hAnsi="宋体"/>
                  <w:kern w:val="0"/>
                  <w:sz w:val="22"/>
                  <w:szCs w:val="22"/>
                </w:rPr>
                <w:t>清算编号</w:t>
              </w:r>
            </w:ins>
            <w:ins w:id="34" w:author="NTKO" w:date="2019-12-19T10:06:00Z">
              <w:r>
                <w:rPr>
                  <w:rFonts w:ascii="Calibri" w:hAnsi="Calibri" w:cs="Calibri"/>
                  <w:kern w:val="0"/>
                  <w:sz w:val="22"/>
                  <w:szCs w:val="22"/>
                  <w:lang w:val="en-GB"/>
                </w:rPr>
                <w:t>].[</w:t>
              </w:r>
            </w:ins>
            <w:ins w:id="35" w:author="NTKO" w:date="2019-12-19T10:06:00Z">
              <w:r>
                <w:rPr>
                  <w:rFonts w:hint="eastAsia" w:ascii="宋体" w:hAnsi="宋体"/>
                  <w:kern w:val="0"/>
                  <w:sz w:val="22"/>
                  <w:szCs w:val="22"/>
                </w:rPr>
                <w:t>短日期</w:t>
              </w:r>
            </w:ins>
            <w:ins w:id="36" w:author="NTKO" w:date="2019-12-19T10:06:00Z">
              <w:r>
                <w:rPr>
                  <w:rFonts w:ascii="Calibri" w:hAnsi="Calibri" w:cs="Calibri"/>
                  <w:kern w:val="0"/>
                  <w:sz w:val="22"/>
                  <w:szCs w:val="22"/>
                  <w:lang w:val="en-GB"/>
                </w:rPr>
                <w:t>]</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2AEB564">
            <w:pPr>
              <w:widowControl/>
              <w:rPr>
                <w:ins w:id="37" w:author="NTKO" w:date="2019-12-19T10:06:00Z"/>
                <w:rFonts w:ascii="宋体" w:hAnsi="宋体"/>
                <w:kern w:val="0"/>
                <w:sz w:val="22"/>
                <w:szCs w:val="22"/>
              </w:rPr>
            </w:pPr>
            <w:ins w:id="38" w:author="NTKO" w:date="2019-12-19T10:06:00Z">
              <w:r>
                <w:rPr>
                  <w:rFonts w:hint="eastAsia" w:ascii="宋体" w:hAnsi="宋体"/>
                  <w:kern w:val="0"/>
                  <w:sz w:val="22"/>
                  <w:szCs w:val="22"/>
                </w:rPr>
                <w:t>普通、信用清算编号</w:t>
              </w:r>
            </w:ins>
          </w:p>
        </w:tc>
      </w:tr>
      <w:tr w14:paraId="101BC868">
        <w:tblPrEx>
          <w:tblCellMar>
            <w:top w:w="0" w:type="dxa"/>
            <w:left w:w="0" w:type="dxa"/>
            <w:bottom w:w="0" w:type="dxa"/>
            <w:right w:w="0" w:type="dxa"/>
          </w:tblCellMar>
        </w:tblPrEx>
        <w:trPr>
          <w:trHeight w:val="290" w:hRule="atLeast"/>
          <w:ins w:id="39" w:author="NTKO" w:date="2019-12-19T10:16: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07D6056">
            <w:pPr>
              <w:widowControl/>
              <w:rPr>
                <w:ins w:id="40" w:author="NTKO" w:date="2019-12-19T10:16:00Z"/>
              </w:rPr>
            </w:pPr>
            <w:ins w:id="41" w:author="NTKO" w:date="2019-12-19T10:16:00Z">
              <w:r>
                <w:rPr/>
                <w:t>批次结算明细文件</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4E58C99">
            <w:pPr>
              <w:widowControl/>
              <w:rPr>
                <w:ins w:id="42" w:author="NTKO" w:date="2019-12-19T10:16:00Z"/>
                <w:rFonts w:ascii="宋体" w:hAnsi="宋体"/>
                <w:kern w:val="0"/>
                <w:sz w:val="22"/>
                <w:szCs w:val="22"/>
              </w:rPr>
            </w:pPr>
            <w:ins w:id="43" w:author="NTKO" w:date="2019-12-19T10:16:00Z">
              <w:r>
                <w:rPr>
                  <w:rFonts w:hint="eastAsia" w:ascii="宋体" w:hAnsi="宋体"/>
                  <w:kern w:val="0"/>
                  <w:sz w:val="22"/>
                  <w:szCs w:val="22"/>
                </w:rPr>
                <w:t>中登上海</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54F9CC1">
            <w:pPr>
              <w:widowControl/>
              <w:rPr>
                <w:ins w:id="44" w:author="NTKO" w:date="2019-12-19T10:16:00Z"/>
                <w:rFonts w:ascii="Calibri" w:hAnsi="Calibri" w:cs="Calibri"/>
                <w:kern w:val="0"/>
                <w:sz w:val="22"/>
                <w:szCs w:val="22"/>
                <w:lang w:val="en-GB"/>
              </w:rPr>
            </w:pPr>
            <w:ins w:id="45" w:author="NTKO" w:date="2019-12-19T10:16:00Z">
              <w:r>
                <w:rPr>
                  <w:rFonts w:ascii="Calibri" w:hAnsi="Calibri" w:cs="Calibri"/>
                  <w:kern w:val="0"/>
                  <w:sz w:val="22"/>
                  <w:szCs w:val="22"/>
                  <w:lang w:val="en-GB"/>
                </w:rPr>
                <w:t>Jsmx_10[</w:t>
              </w:r>
            </w:ins>
            <w:ins w:id="46" w:author="NTKO" w:date="2019-12-19T10:16:00Z">
              <w:r>
                <w:rPr>
                  <w:rFonts w:hint="eastAsia" w:ascii="宋体" w:hAnsi="宋体"/>
                  <w:kern w:val="0"/>
                  <w:sz w:val="22"/>
                  <w:szCs w:val="22"/>
                </w:rPr>
                <w:t>清算编号</w:t>
              </w:r>
            </w:ins>
            <w:ins w:id="47" w:author="NTKO" w:date="2019-12-19T10:16:00Z">
              <w:r>
                <w:rPr>
                  <w:rFonts w:ascii="Calibri" w:hAnsi="Calibri" w:cs="Calibri"/>
                  <w:kern w:val="0"/>
                  <w:sz w:val="22"/>
                  <w:szCs w:val="22"/>
                  <w:lang w:val="en-GB"/>
                </w:rPr>
                <w:t>].[</w:t>
              </w:r>
            </w:ins>
            <w:ins w:id="48" w:author="NTKO" w:date="2019-12-19T10:16:00Z">
              <w:r>
                <w:rPr>
                  <w:rFonts w:hint="eastAsia" w:ascii="宋体" w:hAnsi="宋体"/>
                  <w:kern w:val="0"/>
                  <w:sz w:val="22"/>
                  <w:szCs w:val="22"/>
                </w:rPr>
                <w:t>短日期</w:t>
              </w:r>
            </w:ins>
            <w:ins w:id="49" w:author="NTKO" w:date="2019-12-19T10:16:00Z">
              <w:r>
                <w:rPr>
                  <w:rFonts w:ascii="Calibri" w:hAnsi="Calibri" w:cs="Calibri"/>
                  <w:kern w:val="0"/>
                  <w:sz w:val="22"/>
                  <w:szCs w:val="22"/>
                  <w:lang w:val="en-GB"/>
                </w:rPr>
                <w:t>]</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A3D636B">
            <w:pPr>
              <w:widowControl/>
              <w:rPr>
                <w:ins w:id="50" w:author="NTKO" w:date="2019-12-19T10:16:00Z"/>
                <w:rFonts w:ascii="宋体" w:hAnsi="宋体"/>
                <w:kern w:val="0"/>
                <w:sz w:val="22"/>
                <w:szCs w:val="22"/>
              </w:rPr>
            </w:pPr>
            <w:ins w:id="51" w:author="NTKO" w:date="2019-12-19T10:16:00Z">
              <w:r>
                <w:rPr>
                  <w:rFonts w:hint="eastAsia" w:ascii="宋体" w:hAnsi="宋体"/>
                  <w:kern w:val="0"/>
                  <w:sz w:val="22"/>
                  <w:szCs w:val="22"/>
                </w:rPr>
                <w:t>普通、信用清算编号</w:t>
              </w:r>
            </w:ins>
          </w:p>
        </w:tc>
      </w:tr>
      <w:tr w14:paraId="1673CB1D">
        <w:tblPrEx>
          <w:shd w:val="clear" w:color="auto" w:fill="C7EDCC"/>
          <w:tblCellMar>
            <w:top w:w="0" w:type="dxa"/>
            <w:left w:w="0" w:type="dxa"/>
            <w:bottom w:w="0" w:type="dxa"/>
            <w:right w:w="0" w:type="dxa"/>
          </w:tblCellMar>
        </w:tblPrEx>
        <w:trPr>
          <w:trHeight w:val="290" w:hRule="atLeast"/>
          <w:ins w:id="52" w:author="NTKO" w:date="2019-12-19T10:21: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4E3EAAB">
            <w:pPr>
              <w:widowControl/>
              <w:rPr>
                <w:ins w:id="53" w:author="NTKO" w:date="2019-12-19T10:21:00Z"/>
              </w:rPr>
            </w:pPr>
            <w:ins w:id="54" w:author="NTKO" w:date="2019-12-19T10:21:00Z">
              <w:r>
                <w:rPr/>
                <w:t>延迟结算明细文件</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6AE4E08">
            <w:pPr>
              <w:widowControl/>
              <w:rPr>
                <w:ins w:id="55" w:author="NTKO" w:date="2019-12-19T10:21:00Z"/>
                <w:rFonts w:ascii="宋体" w:hAnsi="宋体"/>
                <w:kern w:val="0"/>
                <w:sz w:val="22"/>
                <w:szCs w:val="22"/>
              </w:rPr>
            </w:pPr>
            <w:ins w:id="56" w:author="NTKO" w:date="2019-12-19T10:21:00Z">
              <w:r>
                <w:rPr>
                  <w:rFonts w:hint="eastAsia" w:ascii="宋体" w:hAnsi="宋体"/>
                  <w:kern w:val="0"/>
                  <w:sz w:val="22"/>
                  <w:szCs w:val="22"/>
                </w:rPr>
                <w:t>中登上海</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7F44D50">
            <w:pPr>
              <w:widowControl/>
              <w:rPr>
                <w:ins w:id="57" w:author="NTKO" w:date="2019-12-19T10:21:00Z"/>
                <w:rFonts w:ascii="Calibri" w:hAnsi="Calibri" w:cs="Calibri"/>
                <w:kern w:val="0"/>
                <w:sz w:val="22"/>
                <w:szCs w:val="22"/>
                <w:lang w:val="en-GB"/>
              </w:rPr>
            </w:pPr>
            <w:ins w:id="58" w:author="NTKO" w:date="2019-12-19T10:21:00Z">
              <w:r>
                <w:rPr/>
                <w:t>ycjsmx</w:t>
              </w:r>
            </w:ins>
            <w:ins w:id="59" w:author="NTKO" w:date="2019-12-19T10:21:00Z">
              <w:r>
                <w:rPr>
                  <w:rFonts w:ascii="Calibri" w:hAnsi="Calibri" w:cs="Calibri"/>
                  <w:kern w:val="0"/>
                  <w:sz w:val="22"/>
                  <w:szCs w:val="22"/>
                  <w:lang w:val="en-GB"/>
                </w:rPr>
                <w:t>[</w:t>
              </w:r>
            </w:ins>
            <w:ins w:id="60" w:author="NTKO" w:date="2019-12-19T10:21:00Z">
              <w:r>
                <w:rPr>
                  <w:rFonts w:hint="eastAsia" w:ascii="宋体" w:hAnsi="宋体"/>
                  <w:kern w:val="0"/>
                  <w:sz w:val="22"/>
                  <w:szCs w:val="22"/>
                </w:rPr>
                <w:t>清算编号</w:t>
              </w:r>
            </w:ins>
            <w:ins w:id="61" w:author="NTKO" w:date="2019-12-19T10:21:00Z">
              <w:r>
                <w:rPr>
                  <w:rFonts w:ascii="Calibri" w:hAnsi="Calibri" w:cs="Calibri"/>
                  <w:kern w:val="0"/>
                  <w:sz w:val="22"/>
                  <w:szCs w:val="22"/>
                  <w:lang w:val="en-GB"/>
                </w:rPr>
                <w:t>].[</w:t>
              </w:r>
            </w:ins>
            <w:ins w:id="62" w:author="NTKO" w:date="2019-12-19T10:21:00Z">
              <w:r>
                <w:rPr>
                  <w:rFonts w:hint="eastAsia" w:ascii="宋体" w:hAnsi="宋体"/>
                  <w:kern w:val="0"/>
                  <w:sz w:val="22"/>
                  <w:szCs w:val="22"/>
                </w:rPr>
                <w:t>短日期</w:t>
              </w:r>
            </w:ins>
            <w:ins w:id="63" w:author="NTKO" w:date="2019-12-19T10:21:00Z">
              <w:r>
                <w:rPr>
                  <w:rFonts w:ascii="Calibri" w:hAnsi="Calibri" w:cs="Calibri"/>
                  <w:kern w:val="0"/>
                  <w:sz w:val="22"/>
                  <w:szCs w:val="22"/>
                  <w:lang w:val="en-GB"/>
                </w:rPr>
                <w:t>]</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246F00C">
            <w:pPr>
              <w:widowControl/>
              <w:rPr>
                <w:ins w:id="64" w:author="NTKO" w:date="2019-12-19T10:21:00Z"/>
                <w:rFonts w:ascii="宋体" w:hAnsi="宋体"/>
                <w:kern w:val="0"/>
                <w:sz w:val="22"/>
                <w:szCs w:val="22"/>
              </w:rPr>
            </w:pPr>
            <w:ins w:id="65" w:author="NTKO" w:date="2019-12-19T10:21:00Z">
              <w:r>
                <w:rPr>
                  <w:rFonts w:hint="eastAsia" w:ascii="宋体" w:hAnsi="宋体"/>
                  <w:kern w:val="0"/>
                  <w:sz w:val="22"/>
                  <w:szCs w:val="22"/>
                </w:rPr>
                <w:t>普通、信用清算编号</w:t>
              </w:r>
            </w:ins>
          </w:p>
        </w:tc>
      </w:tr>
      <w:tr w14:paraId="54B871F5">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343C756">
            <w:pPr>
              <w:widowControl/>
              <w:rPr>
                <w:kern w:val="0"/>
                <w:szCs w:val="21"/>
              </w:rPr>
            </w:pPr>
            <w:r>
              <w:rPr>
                <w:rFonts w:hint="eastAsia" w:ascii="宋体" w:hAnsi="宋体"/>
                <w:kern w:val="0"/>
                <w:sz w:val="22"/>
                <w:szCs w:val="22"/>
              </w:rPr>
              <w:t>证券变动</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A432A1A">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DB2E4A9">
            <w:pPr>
              <w:widowControl/>
              <w:rPr>
                <w:kern w:val="0"/>
                <w:szCs w:val="21"/>
              </w:rPr>
            </w:pPr>
            <w:r>
              <w:rPr>
                <w:rFonts w:ascii="Calibri" w:hAnsi="Calibri" w:cs="Calibri"/>
                <w:kern w:val="0"/>
                <w:sz w:val="22"/>
                <w:szCs w:val="22"/>
                <w:lang w:val="en-GB"/>
              </w:rPr>
              <w:t>zqbd[</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2FB1098">
            <w:pPr>
              <w:widowControl/>
              <w:rPr>
                <w:kern w:val="0"/>
                <w:szCs w:val="21"/>
              </w:rPr>
            </w:pPr>
            <w:r>
              <w:rPr>
                <w:rFonts w:hint="eastAsia" w:ascii="宋体" w:hAnsi="宋体"/>
                <w:kern w:val="0"/>
                <w:sz w:val="22"/>
                <w:szCs w:val="22"/>
              </w:rPr>
              <w:t>普通、信用清算编号</w:t>
            </w:r>
          </w:p>
        </w:tc>
      </w:tr>
      <w:tr w14:paraId="4B20C6C5">
        <w:tblPrEx>
          <w:shd w:val="clear" w:color="auto" w:fill="C7EDCC"/>
          <w:tblCellMar>
            <w:top w:w="0" w:type="dxa"/>
            <w:left w:w="0" w:type="dxa"/>
            <w:bottom w:w="0" w:type="dxa"/>
            <w:right w:w="0" w:type="dxa"/>
          </w:tblCellMar>
        </w:tblPrEx>
        <w:trPr>
          <w:trHeight w:val="871"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2F89C92">
            <w:pPr>
              <w:widowControl/>
              <w:rPr>
                <w:kern w:val="0"/>
                <w:szCs w:val="21"/>
              </w:rPr>
            </w:pPr>
            <w:r>
              <w:rPr>
                <w:rFonts w:hint="eastAsia" w:ascii="宋体" w:hAnsi="宋体"/>
                <w:kern w:val="0"/>
                <w:sz w:val="22"/>
                <w:szCs w:val="22"/>
              </w:rPr>
              <w:t>证券余额</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69B5B57">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10BEB54">
            <w:pPr>
              <w:widowControl/>
              <w:rPr>
                <w:kern w:val="0"/>
                <w:szCs w:val="21"/>
              </w:rPr>
            </w:pPr>
            <w:r>
              <w:rPr>
                <w:rFonts w:ascii="Calibri" w:hAnsi="Calibri" w:cs="Calibri"/>
                <w:kern w:val="0"/>
                <w:sz w:val="22"/>
                <w:szCs w:val="22"/>
                <w:lang w:val="en-GB"/>
              </w:rPr>
              <w:t>zqye[</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14FBD5F">
            <w:pPr>
              <w:widowControl/>
              <w:rPr>
                <w:kern w:val="0"/>
                <w:szCs w:val="21"/>
              </w:rPr>
            </w:pPr>
            <w:r>
              <w:rPr>
                <w:rFonts w:hint="eastAsia" w:ascii="宋体" w:hAnsi="宋体"/>
                <w:kern w:val="0"/>
                <w:sz w:val="22"/>
                <w:szCs w:val="22"/>
              </w:rPr>
              <w:t>普通、信用清算编号。信用股东代码用</w:t>
            </w:r>
            <w:r>
              <w:rPr>
                <w:rFonts w:ascii="Calibri" w:hAnsi="Calibri" w:cs="Calibri"/>
                <w:kern w:val="0"/>
                <w:sz w:val="22"/>
                <w:szCs w:val="22"/>
                <w:lang w:val="en-GB"/>
              </w:rPr>
              <w:t>By</w:t>
            </w:r>
            <w:r>
              <w:rPr>
                <w:rFonts w:hint="eastAsia" w:ascii="宋体" w:hAnsi="宋体"/>
                <w:kern w:val="0"/>
                <w:sz w:val="22"/>
                <w:szCs w:val="22"/>
              </w:rPr>
              <w:t>字段过滤</w:t>
            </w:r>
          </w:p>
        </w:tc>
      </w:tr>
      <w:tr w14:paraId="5FEB1310">
        <w:tblPrEx>
          <w:tblCellMar>
            <w:top w:w="0" w:type="dxa"/>
            <w:left w:w="0" w:type="dxa"/>
            <w:bottom w:w="0" w:type="dxa"/>
            <w:right w:w="0" w:type="dxa"/>
          </w:tblCellMar>
        </w:tblPrEx>
        <w:trPr>
          <w:trHeight w:val="871"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3764490">
            <w:pPr>
              <w:widowControl/>
              <w:rPr>
                <w:kern w:val="0"/>
                <w:szCs w:val="21"/>
              </w:rPr>
            </w:pPr>
            <w:r>
              <w:rPr>
                <w:rFonts w:hint="eastAsia" w:ascii="宋体" w:hAnsi="宋体"/>
                <w:kern w:val="0"/>
                <w:sz w:val="22"/>
                <w:szCs w:val="22"/>
              </w:rPr>
              <w:t>其他数量</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B312FB7">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9004C6F">
            <w:pPr>
              <w:widowControl/>
              <w:rPr>
                <w:kern w:val="0"/>
                <w:szCs w:val="21"/>
              </w:rPr>
            </w:pPr>
            <w:r>
              <w:rPr>
                <w:rFonts w:ascii="Calibri" w:hAnsi="Calibri" w:cs="Calibri"/>
                <w:kern w:val="0"/>
                <w:sz w:val="22"/>
                <w:szCs w:val="22"/>
                <w:lang w:val="en-GB"/>
              </w:rPr>
              <w:t>qtsl[</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B8106B5">
            <w:pPr>
              <w:widowControl/>
              <w:rPr>
                <w:kern w:val="0"/>
                <w:szCs w:val="21"/>
              </w:rPr>
            </w:pPr>
            <w:r>
              <w:rPr>
                <w:rFonts w:hint="eastAsia" w:ascii="宋体" w:hAnsi="宋体"/>
                <w:kern w:val="0"/>
                <w:sz w:val="22"/>
                <w:szCs w:val="22"/>
              </w:rPr>
              <w:t>普通、信用清算编号。信用股东代码用</w:t>
            </w:r>
            <w:r>
              <w:rPr>
                <w:rFonts w:ascii="Calibri" w:hAnsi="Calibri" w:cs="Calibri"/>
                <w:kern w:val="0"/>
                <w:sz w:val="22"/>
                <w:szCs w:val="22"/>
                <w:lang w:val="en-GB"/>
              </w:rPr>
              <w:t>By</w:t>
            </w:r>
            <w:r>
              <w:rPr>
                <w:rFonts w:hint="eastAsia" w:ascii="宋体" w:hAnsi="宋体"/>
                <w:kern w:val="0"/>
                <w:sz w:val="22"/>
                <w:szCs w:val="22"/>
              </w:rPr>
              <w:t>字段过滤</w:t>
            </w:r>
          </w:p>
        </w:tc>
      </w:tr>
      <w:tr w14:paraId="5EFFA05B">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58472753">
            <w:pPr>
              <w:widowControl/>
              <w:rPr>
                <w:kern w:val="0"/>
                <w:szCs w:val="21"/>
              </w:rPr>
            </w:pPr>
            <w:r>
              <w:rPr>
                <w:rFonts w:hint="eastAsia" w:ascii="宋体" w:hAnsi="宋体"/>
                <w:kern w:val="0"/>
                <w:sz w:val="22"/>
                <w:szCs w:val="22"/>
              </w:rPr>
              <w:t>业务回报</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CBC852D">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74DEA03">
            <w:pPr>
              <w:widowControl/>
              <w:rPr>
                <w:kern w:val="0"/>
                <w:szCs w:val="21"/>
              </w:rPr>
            </w:pPr>
            <w:r>
              <w:rPr>
                <w:rFonts w:ascii="Calibri" w:hAnsi="Calibri" w:cs="Calibri"/>
                <w:kern w:val="0"/>
                <w:sz w:val="22"/>
                <w:szCs w:val="22"/>
                <w:lang w:val="en-GB"/>
              </w:rPr>
              <w:t>ywhb</w:t>
            </w:r>
            <w:del w:id="66" w:author="NTKO" w:date="2019-12-19T10:22:00Z">
              <w:r>
                <w:rPr>
                  <w:rFonts w:ascii="Calibri" w:hAnsi="Calibri" w:cs="Calibri"/>
                  <w:kern w:val="0"/>
                  <w:sz w:val="22"/>
                  <w:szCs w:val="22"/>
                  <w:lang w:val="en-GB"/>
                </w:rPr>
                <w:delText>[</w:delText>
              </w:r>
            </w:del>
            <w:del w:id="67" w:author="NTKO" w:date="2019-12-19T10:22:00Z">
              <w:r>
                <w:rPr>
                  <w:rFonts w:hint="eastAsia" w:ascii="宋体" w:hAnsi="宋体"/>
                  <w:kern w:val="0"/>
                  <w:sz w:val="22"/>
                  <w:szCs w:val="22"/>
                </w:rPr>
                <w:delText>清算编号</w:delText>
              </w:r>
            </w:del>
            <w:del w:id="68" w:author="NTKO" w:date="2019-12-19T10:23:00Z">
              <w:r>
                <w:rPr>
                  <w:rFonts w:ascii="Calibri" w:hAnsi="Calibri" w:cs="Calibri"/>
                  <w:kern w:val="0"/>
                  <w:sz w:val="22"/>
                  <w:szCs w:val="22"/>
                  <w:lang w:val="en-GB"/>
                </w:rPr>
                <w:delText>]</w:delText>
              </w:r>
            </w:del>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31746AF">
            <w:pPr>
              <w:widowControl/>
              <w:rPr>
                <w:kern w:val="0"/>
                <w:szCs w:val="21"/>
              </w:rPr>
            </w:pPr>
            <w:r>
              <w:rPr>
                <w:rFonts w:hint="eastAsia" w:ascii="宋体" w:hAnsi="宋体"/>
                <w:kern w:val="0"/>
                <w:sz w:val="22"/>
                <w:szCs w:val="22"/>
              </w:rPr>
              <w:t>普通、信用清算编号</w:t>
            </w:r>
          </w:p>
        </w:tc>
      </w:tr>
      <w:tr w14:paraId="1FF68C80">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FB7BBC5">
            <w:pPr>
              <w:widowControl/>
              <w:rPr>
                <w:kern w:val="0"/>
                <w:szCs w:val="21"/>
              </w:rPr>
            </w:pPr>
            <w:ins w:id="69" w:author="NTKO" w:date="2019-12-19T10:09:00Z">
              <w:r>
                <w:rPr/>
                <w:t>未到期业务对账文件</w:t>
              </w:r>
            </w:ins>
            <w:del w:id="70" w:author="NTKO" w:date="2019-12-19T10:09:00Z">
              <w:r>
                <w:rPr>
                  <w:rFonts w:hint="eastAsia" w:ascii="宋体" w:hAnsi="宋体"/>
                  <w:kern w:val="0"/>
                  <w:sz w:val="22"/>
                  <w:szCs w:val="22"/>
                </w:rPr>
                <w:delText>未到期文件</w:delText>
              </w:r>
            </w:del>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6AB3FF2">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2C0F66A">
            <w:pPr>
              <w:widowControl/>
              <w:rPr>
                <w:kern w:val="0"/>
                <w:szCs w:val="21"/>
              </w:rPr>
            </w:pPr>
            <w:r>
              <w:rPr>
                <w:rFonts w:ascii="Calibri" w:hAnsi="Calibri" w:cs="Calibri"/>
                <w:kern w:val="0"/>
                <w:sz w:val="22"/>
                <w:szCs w:val="22"/>
                <w:lang w:val="en-GB"/>
              </w:rPr>
              <w:t>wdq[</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FBA0FA1">
            <w:pPr>
              <w:widowControl/>
              <w:rPr>
                <w:kern w:val="0"/>
                <w:szCs w:val="21"/>
              </w:rPr>
            </w:pPr>
            <w:r>
              <w:rPr>
                <w:rFonts w:hint="eastAsia" w:ascii="宋体" w:hAnsi="宋体"/>
                <w:kern w:val="0"/>
                <w:sz w:val="22"/>
                <w:szCs w:val="22"/>
              </w:rPr>
              <w:t>普通、信用清算编号</w:t>
            </w:r>
          </w:p>
        </w:tc>
      </w:tr>
      <w:tr w14:paraId="3CAE6C38">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5078CB76">
            <w:pPr>
              <w:widowControl/>
              <w:rPr>
                <w:kern w:val="0"/>
                <w:szCs w:val="21"/>
              </w:rPr>
            </w:pPr>
            <w:r>
              <w:rPr>
                <w:rFonts w:ascii="Calibri" w:hAnsi="Calibri" w:cs="Calibri"/>
                <w:kern w:val="0"/>
                <w:sz w:val="22"/>
                <w:szCs w:val="22"/>
                <w:lang w:val="en-GB"/>
              </w:rPr>
              <w:t>A</w:t>
            </w:r>
            <w:r>
              <w:rPr>
                <w:rFonts w:hint="eastAsia" w:ascii="宋体" w:hAnsi="宋体"/>
                <w:kern w:val="0"/>
                <w:sz w:val="22"/>
                <w:szCs w:val="22"/>
              </w:rPr>
              <w:t>股补充数据</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5225A37">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1EBBC7B">
            <w:pPr>
              <w:widowControl/>
              <w:rPr>
                <w:kern w:val="0"/>
                <w:szCs w:val="21"/>
              </w:rPr>
            </w:pPr>
            <w:r>
              <w:rPr>
                <w:rFonts w:ascii="Calibri" w:hAnsi="Calibri" w:cs="Calibri"/>
                <w:kern w:val="0"/>
                <w:sz w:val="22"/>
                <w:szCs w:val="22"/>
                <w:lang w:val="en-GB"/>
              </w:rPr>
              <w:t>abcsj[</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BAAA5FB">
            <w:pPr>
              <w:widowControl/>
              <w:rPr>
                <w:kern w:val="0"/>
                <w:szCs w:val="21"/>
              </w:rPr>
            </w:pPr>
            <w:r>
              <w:rPr>
                <w:rFonts w:hint="eastAsia" w:ascii="宋体" w:hAnsi="宋体"/>
                <w:kern w:val="0"/>
                <w:sz w:val="22"/>
                <w:szCs w:val="22"/>
              </w:rPr>
              <w:t>普通、信用清算编号</w:t>
            </w:r>
          </w:p>
        </w:tc>
      </w:tr>
      <w:tr w14:paraId="2FA94D52">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A7A789D">
            <w:pPr>
              <w:widowControl/>
              <w:rPr>
                <w:kern w:val="0"/>
                <w:szCs w:val="21"/>
              </w:rPr>
            </w:pPr>
            <w:r>
              <w:rPr>
                <w:rFonts w:hint="eastAsia" w:ascii="宋体" w:hAnsi="宋体"/>
                <w:kern w:val="0"/>
                <w:sz w:val="22"/>
                <w:szCs w:val="22"/>
              </w:rPr>
              <w:t>上海</w:t>
            </w:r>
            <w:r>
              <w:rPr>
                <w:rFonts w:ascii="Calibri" w:hAnsi="Calibri" w:cs="Calibri"/>
                <w:kern w:val="0"/>
                <w:sz w:val="22"/>
                <w:szCs w:val="22"/>
                <w:lang w:val="en-GB"/>
              </w:rPr>
              <w:t>LOF</w:t>
            </w:r>
            <w:r>
              <w:rPr>
                <w:rFonts w:hint="eastAsia" w:ascii="宋体" w:hAnsi="宋体"/>
                <w:kern w:val="0"/>
                <w:sz w:val="22"/>
                <w:szCs w:val="22"/>
              </w:rPr>
              <w:t>清算明细结果文件</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771D177">
            <w:pPr>
              <w:widowControl/>
              <w:rPr>
                <w:kern w:val="0"/>
                <w:szCs w:val="21"/>
              </w:rPr>
            </w:pPr>
            <w:r>
              <w:rPr>
                <w:rFonts w:hint="eastAsia" w:ascii="宋体" w:hAnsi="宋体"/>
                <w:kern w:val="0"/>
                <w:sz w:val="22"/>
                <w:szCs w:val="22"/>
              </w:rPr>
              <w:t>中登上海</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47D7F14">
            <w:pPr>
              <w:widowControl/>
              <w:rPr>
                <w:kern w:val="0"/>
                <w:szCs w:val="21"/>
              </w:rPr>
            </w:pPr>
            <w:r>
              <w:rPr>
                <w:rFonts w:ascii="Calibri" w:hAnsi="Calibri" w:cs="Calibri"/>
                <w:kern w:val="0"/>
                <w:sz w:val="22"/>
                <w:szCs w:val="22"/>
                <w:lang w:val="en-GB"/>
              </w:rPr>
              <w:t>lofmxzf[</w:t>
            </w:r>
            <w:r>
              <w:rPr>
                <w:rFonts w:hint="eastAsia" w:ascii="宋体" w:hAnsi="宋体"/>
                <w:kern w:val="0"/>
                <w:sz w:val="22"/>
                <w:szCs w:val="22"/>
              </w:rPr>
              <w:t>清算编号</w:t>
            </w:r>
            <w:r>
              <w:rPr>
                <w:rFonts w:ascii="Calibri" w:hAnsi="Calibri" w:cs="Calibri"/>
                <w:kern w:val="0"/>
                <w:sz w:val="22"/>
                <w:szCs w:val="22"/>
                <w:lang w:val="en-GB"/>
              </w:rPr>
              <w:t>].[</w:t>
            </w:r>
            <w:r>
              <w:rPr>
                <w:rFonts w:hint="eastAsia" w:ascii="宋体" w:hAnsi="宋体"/>
                <w:kern w:val="0"/>
                <w:sz w:val="22"/>
                <w:szCs w:val="22"/>
              </w:rPr>
              <w:t>短日期</w:t>
            </w:r>
            <w:r>
              <w:rPr>
                <w:rFonts w:ascii="Calibri" w:hAnsi="Calibri" w:cs="Calibri"/>
                <w:kern w:val="0"/>
                <w:sz w:val="22"/>
                <w:szCs w:val="22"/>
                <w:lang w:val="en-GB"/>
              </w:rPr>
              <w:t>]</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D80C242">
            <w:pPr>
              <w:widowControl/>
              <w:rPr>
                <w:kern w:val="0"/>
                <w:szCs w:val="21"/>
              </w:rPr>
            </w:pPr>
            <w:r>
              <w:rPr>
                <w:rFonts w:hint="eastAsia" w:ascii="宋体" w:hAnsi="宋体"/>
                <w:kern w:val="0"/>
                <w:sz w:val="22"/>
                <w:szCs w:val="22"/>
              </w:rPr>
              <w:t>普通、信用清算编号</w:t>
            </w:r>
          </w:p>
        </w:tc>
      </w:tr>
      <w:tr w14:paraId="6DB51FCA">
        <w:tblPrEx>
          <w:shd w:val="clear" w:color="auto" w:fill="C7EDCC"/>
          <w:tblCellMar>
            <w:top w:w="0" w:type="dxa"/>
            <w:left w:w="0" w:type="dxa"/>
            <w:bottom w:w="0" w:type="dxa"/>
            <w:right w:w="0" w:type="dxa"/>
          </w:tblCellMar>
        </w:tblPrEx>
        <w:trPr>
          <w:trHeight w:val="290" w:hRule="atLeast"/>
          <w:ins w:id="71" w:author="NTKO" w:date="2019-12-19T10:02: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D08197C">
            <w:pPr>
              <w:widowControl/>
              <w:rPr>
                <w:ins w:id="72" w:author="NTKO" w:date="2019-12-19T10:02:00Z"/>
                <w:rFonts w:ascii="宋体" w:hAnsi="宋体"/>
                <w:kern w:val="0"/>
                <w:sz w:val="22"/>
                <w:szCs w:val="22"/>
              </w:rPr>
            </w:pPr>
            <w:ins w:id="73" w:author="NTKO" w:date="2019-12-19T10:02:00Z">
              <w:r>
                <w:rPr>
                  <w:rFonts w:hint="eastAsia" w:ascii="宋体" w:hAnsi="宋体"/>
                  <w:kern w:val="0"/>
                  <w:sz w:val="22"/>
                  <w:szCs w:val="22"/>
                </w:rPr>
                <w:t>A 股股息红利差异化计税缴纳成功申报明细数据</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AC66398">
            <w:pPr>
              <w:widowControl/>
              <w:rPr>
                <w:ins w:id="74" w:author="NTKO" w:date="2019-12-19T10:02:00Z"/>
                <w:rFonts w:ascii="宋体" w:hAnsi="宋体"/>
                <w:kern w:val="0"/>
                <w:sz w:val="22"/>
                <w:szCs w:val="22"/>
              </w:rPr>
            </w:pPr>
            <w:ins w:id="75" w:author="NTKO" w:date="2019-12-19T10:02:00Z">
              <w:r>
                <w:rPr>
                  <w:rFonts w:hint="eastAsia" w:ascii="宋体" w:hAnsi="宋体"/>
                  <w:kern w:val="0"/>
                  <w:sz w:val="22"/>
                  <w:szCs w:val="22"/>
                </w:rPr>
                <w:t>结算参与人</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7E784DF">
            <w:pPr>
              <w:widowControl/>
              <w:tabs>
                <w:tab w:val="right" w:pos="2619"/>
              </w:tabs>
              <w:rPr>
                <w:ins w:id="77" w:author="NTKO" w:date="2019-12-19T10:02:00Z"/>
                <w:rFonts w:ascii="Calibri" w:hAnsi="Calibri" w:cs="Calibri"/>
                <w:kern w:val="0"/>
                <w:sz w:val="22"/>
                <w:szCs w:val="22"/>
                <w:lang w:val="en-GB"/>
              </w:rPr>
              <w:pPrChange w:id="76" w:author="NTKO" w:date="2019-12-19T10:11:00Z">
                <w:pPr>
                  <w:widowControl/>
                </w:pPr>
              </w:pPrChange>
            </w:pPr>
            <w:ins w:id="78" w:author="NTKO" w:date="2019-12-19T10:02:00Z">
              <w:r>
                <w:rPr/>
                <w:t>hlsayyyymmdd.dbf</w:t>
              </w:r>
            </w:ins>
            <w:ins w:id="79" w:author="NTKO" w:date="2019-12-19T10:11:00Z">
              <w:r>
                <w:rPr/>
                <w:tab/>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7E16A3B">
            <w:pPr>
              <w:widowControl/>
              <w:rPr>
                <w:ins w:id="80" w:author="NTKO" w:date="2019-12-19T10:02:00Z"/>
                <w:rFonts w:ascii="宋体" w:hAnsi="宋体"/>
                <w:kern w:val="0"/>
                <w:sz w:val="22"/>
                <w:szCs w:val="22"/>
              </w:rPr>
            </w:pPr>
            <w:ins w:id="81" w:author="NTKO" w:date="2019-12-19T10:03:00Z">
              <w:r>
                <w:rPr>
                  <w:rFonts w:hint="eastAsia" w:ascii="宋体" w:hAnsi="宋体"/>
                  <w:kern w:val="0"/>
                  <w:sz w:val="22"/>
                  <w:szCs w:val="22"/>
                </w:rPr>
                <w:t>普通、信用</w:t>
              </w:r>
            </w:ins>
          </w:p>
        </w:tc>
      </w:tr>
      <w:tr w14:paraId="1E14818B">
        <w:tblPrEx>
          <w:shd w:val="clear" w:color="auto" w:fill="C7EDCC"/>
          <w:tblCellMar>
            <w:top w:w="0" w:type="dxa"/>
            <w:left w:w="0" w:type="dxa"/>
            <w:bottom w:w="0" w:type="dxa"/>
            <w:right w:w="0" w:type="dxa"/>
          </w:tblCellMar>
        </w:tblPrEx>
        <w:trPr>
          <w:trHeight w:val="290" w:hRule="atLeast"/>
          <w:del w:id="82" w:author="NTKO" w:date="2019-12-19T11:16: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589177BA">
            <w:pPr>
              <w:widowControl/>
              <w:rPr>
                <w:del w:id="83" w:author="NTKO" w:date="2019-12-19T11:16:00Z"/>
                <w:kern w:val="0"/>
                <w:szCs w:val="21"/>
              </w:rPr>
            </w:pPr>
            <w:del w:id="84" w:author="NTKO" w:date="2019-12-19T11:16:00Z">
              <w:r>
                <w:rPr>
                  <w:rFonts w:hint="eastAsia" w:ascii="宋体" w:hAnsi="宋体"/>
                  <w:kern w:val="0"/>
                  <w:sz w:val="22"/>
                  <w:szCs w:val="22"/>
                </w:rPr>
                <w:delText>深交所综合回报</w:delText>
              </w:r>
            </w:del>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FAAF169">
            <w:pPr>
              <w:widowControl/>
              <w:rPr>
                <w:del w:id="85" w:author="NTKO" w:date="2019-12-19T11:16:00Z"/>
                <w:kern w:val="0"/>
                <w:szCs w:val="21"/>
              </w:rPr>
            </w:pPr>
            <w:del w:id="86" w:author="NTKO" w:date="2019-12-19T11:16:00Z">
              <w:r>
                <w:rPr>
                  <w:rFonts w:hint="eastAsia" w:ascii="宋体" w:hAnsi="宋体"/>
                  <w:kern w:val="0"/>
                  <w:sz w:val="22"/>
                  <w:szCs w:val="22"/>
                </w:rPr>
                <w:delText>深交所</w:delText>
              </w:r>
            </w:del>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BFC36FD">
            <w:pPr>
              <w:widowControl/>
              <w:rPr>
                <w:del w:id="87" w:author="NTKO" w:date="2019-12-19T11:16:00Z"/>
                <w:kern w:val="0"/>
                <w:szCs w:val="21"/>
              </w:rPr>
            </w:pPr>
            <w:del w:id="88" w:author="NTKO" w:date="2019-12-19T11:16:00Z">
              <w:r>
                <w:rPr>
                  <w:rFonts w:ascii="Calibri" w:hAnsi="Calibri" w:cs="Calibri"/>
                  <w:kern w:val="0"/>
                  <w:sz w:val="22"/>
                  <w:szCs w:val="22"/>
                  <w:lang w:val="en-GB"/>
                </w:rPr>
                <w:delText>SJSZHHB.dbf</w:delText>
              </w:r>
            </w:del>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5D66CB0">
            <w:pPr>
              <w:widowControl/>
              <w:rPr>
                <w:del w:id="89" w:author="NTKO" w:date="2019-12-19T11:16:00Z"/>
                <w:kern w:val="0"/>
                <w:szCs w:val="21"/>
              </w:rPr>
            </w:pPr>
            <w:del w:id="90" w:author="NTKO" w:date="2019-12-19T11:16:00Z">
              <w:r>
                <w:rPr>
                  <w:rFonts w:ascii="Calibri" w:hAnsi="Calibri" w:cs="Calibri"/>
                  <w:kern w:val="0"/>
                  <w:sz w:val="22"/>
                  <w:szCs w:val="22"/>
                  <w:lang w:val="en-GB"/>
                </w:rPr>
                <w:delText> </w:delText>
              </w:r>
            </w:del>
          </w:p>
        </w:tc>
      </w:tr>
      <w:tr w14:paraId="37C70A6B">
        <w:tblPrEx>
          <w:tblCellMar>
            <w:top w:w="0" w:type="dxa"/>
            <w:left w:w="0" w:type="dxa"/>
            <w:bottom w:w="0" w:type="dxa"/>
            <w:right w:w="0" w:type="dxa"/>
          </w:tblCellMar>
        </w:tblPrEx>
        <w:trPr>
          <w:trHeight w:val="290" w:hRule="atLeast"/>
          <w:ins w:id="91" w:author="NTKO" w:date="2019-12-19T11:09: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3BA70AA">
            <w:pPr>
              <w:widowControl/>
              <w:rPr>
                <w:ins w:id="92" w:author="NTKO" w:date="2019-12-19T11:09:00Z"/>
                <w:rFonts w:ascii="宋体" w:hAnsi="宋体"/>
                <w:kern w:val="0"/>
                <w:sz w:val="22"/>
                <w:szCs w:val="22"/>
              </w:rPr>
            </w:pPr>
            <w:ins w:id="93" w:author="NTKO" w:date="2019-12-19T11:09:00Z">
              <w:r>
                <w:rPr>
                  <w:rFonts w:hint="eastAsia" w:ascii="宋体" w:hAnsi="宋体"/>
                  <w:kern w:val="0"/>
                  <w:sz w:val="22"/>
                  <w:szCs w:val="22"/>
                </w:rPr>
                <w:t>深交所成交汇总文件</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280E1F4">
            <w:pPr>
              <w:widowControl/>
              <w:rPr>
                <w:ins w:id="94" w:author="NTKO" w:date="2019-12-19T11:09:00Z"/>
                <w:rFonts w:ascii="宋体" w:hAnsi="宋体"/>
                <w:kern w:val="0"/>
                <w:sz w:val="22"/>
                <w:szCs w:val="22"/>
              </w:rPr>
            </w:pPr>
            <w:ins w:id="95" w:author="NTKO" w:date="2019-12-19T11:09:00Z">
              <w:r>
                <w:rPr>
                  <w:rFonts w:hint="eastAsia" w:ascii="宋体" w:hAnsi="宋体"/>
                  <w:kern w:val="0"/>
                  <w:sz w:val="22"/>
                  <w:szCs w:val="22"/>
                </w:rPr>
                <w:t>深交所</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5693052">
            <w:pPr>
              <w:widowControl/>
              <w:rPr>
                <w:ins w:id="96" w:author="NTKO" w:date="2019-12-19T11:09:00Z"/>
                <w:rFonts w:ascii="Calibri" w:hAnsi="Calibri" w:cs="Calibri"/>
                <w:kern w:val="0"/>
                <w:sz w:val="22"/>
                <w:szCs w:val="22"/>
                <w:lang w:val="en-GB"/>
              </w:rPr>
            </w:pPr>
            <w:ins w:id="97" w:author="NTKO" w:date="2019-12-19T11:10:00Z">
              <w:r>
                <w:rPr>
                  <w:rFonts w:ascii="Calibri" w:hAnsi="Calibri" w:cs="Calibri"/>
                  <w:kern w:val="0"/>
                  <w:sz w:val="22"/>
                  <w:szCs w:val="22"/>
                  <w:lang w:val="en-GB"/>
                </w:rPr>
                <w:t>execution_aggr_TGWID_N_YYYYMMDD.tsv</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F6F9C2C">
            <w:pPr>
              <w:widowControl/>
              <w:rPr>
                <w:ins w:id="98" w:author="NTKO" w:date="2019-12-19T11:09:00Z"/>
                <w:rFonts w:ascii="Calibri" w:hAnsi="Calibri" w:cs="Calibri"/>
                <w:kern w:val="0"/>
                <w:sz w:val="22"/>
                <w:szCs w:val="22"/>
                <w:lang w:val="en-GB"/>
              </w:rPr>
            </w:pPr>
          </w:p>
        </w:tc>
      </w:tr>
      <w:tr w14:paraId="5390B472">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9E77AD1">
            <w:pPr>
              <w:widowControl/>
              <w:rPr>
                <w:kern w:val="0"/>
                <w:szCs w:val="21"/>
              </w:rPr>
            </w:pPr>
            <w:r>
              <w:rPr>
                <w:rFonts w:hint="eastAsia" w:ascii="宋体" w:hAnsi="宋体"/>
                <w:kern w:val="0"/>
                <w:sz w:val="22"/>
                <w:szCs w:val="22"/>
              </w:rPr>
              <w:t>深交所发行</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05F9CDB">
            <w:pPr>
              <w:widowControl/>
              <w:rPr>
                <w:kern w:val="0"/>
                <w:szCs w:val="21"/>
              </w:rPr>
            </w:pPr>
            <w:ins w:id="99" w:author="NTKO" w:date="2019-12-19T11:07:00Z">
              <w:r>
                <w:rPr>
                  <w:rFonts w:hint="eastAsia" w:ascii="宋体" w:hAnsi="宋体"/>
                  <w:kern w:val="0"/>
                  <w:sz w:val="22"/>
                  <w:szCs w:val="22"/>
                </w:rPr>
                <w:t>中登深圳</w:t>
              </w:r>
            </w:ins>
            <w:del w:id="100" w:author="NTKO" w:date="2019-12-19T11:07:00Z">
              <w:r>
                <w:rPr>
                  <w:rFonts w:hint="eastAsia" w:ascii="宋体" w:hAnsi="宋体"/>
                  <w:kern w:val="0"/>
                  <w:sz w:val="22"/>
                  <w:szCs w:val="22"/>
                </w:rPr>
                <w:delText>深交所</w:delText>
              </w:r>
            </w:del>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F118435">
            <w:pPr>
              <w:widowControl/>
              <w:rPr>
                <w:kern w:val="0"/>
                <w:szCs w:val="21"/>
              </w:rPr>
            </w:pPr>
            <w:r>
              <w:rPr>
                <w:rFonts w:ascii="Calibri" w:hAnsi="Calibri" w:cs="Calibri"/>
                <w:kern w:val="0"/>
                <w:sz w:val="22"/>
                <w:szCs w:val="22"/>
                <w:lang w:val="en-GB"/>
              </w:rPr>
              <w:t>SJSFX.dbf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E09A876">
            <w:pPr>
              <w:widowControl/>
              <w:rPr>
                <w:kern w:val="0"/>
                <w:szCs w:val="21"/>
              </w:rPr>
            </w:pPr>
            <w:r>
              <w:rPr>
                <w:rFonts w:hint="eastAsia" w:ascii="宋体" w:hAnsi="宋体"/>
                <w:kern w:val="0"/>
                <w:sz w:val="22"/>
                <w:szCs w:val="22"/>
              </w:rPr>
              <w:t>普通、信用</w:t>
            </w:r>
          </w:p>
        </w:tc>
      </w:tr>
      <w:tr w14:paraId="779456B9">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16763BC">
            <w:pPr>
              <w:widowControl/>
              <w:rPr>
                <w:kern w:val="0"/>
                <w:szCs w:val="21"/>
              </w:rPr>
            </w:pPr>
            <w:r>
              <w:rPr>
                <w:rFonts w:hint="eastAsia" w:ascii="宋体" w:hAnsi="宋体"/>
                <w:kern w:val="0"/>
                <w:sz w:val="22"/>
                <w:szCs w:val="22"/>
              </w:rPr>
              <w:t>深交所对账</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66A19D6">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F6DE801">
            <w:pPr>
              <w:widowControl/>
              <w:rPr>
                <w:kern w:val="0"/>
                <w:szCs w:val="21"/>
              </w:rPr>
            </w:pPr>
            <w:r>
              <w:rPr>
                <w:rFonts w:ascii="Calibri" w:hAnsi="Calibri" w:cs="Calibri"/>
                <w:kern w:val="0"/>
                <w:sz w:val="22"/>
                <w:szCs w:val="22"/>
                <w:lang w:val="en-GB"/>
              </w:rPr>
              <w:t>SJSDZ.dbf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66A5038">
            <w:pPr>
              <w:widowControl/>
              <w:rPr>
                <w:kern w:val="0"/>
                <w:szCs w:val="21"/>
              </w:rPr>
            </w:pPr>
            <w:r>
              <w:rPr>
                <w:rFonts w:hint="eastAsia" w:ascii="宋体" w:hAnsi="宋体"/>
                <w:kern w:val="0"/>
                <w:sz w:val="22"/>
                <w:szCs w:val="22"/>
              </w:rPr>
              <w:t>普通、信用</w:t>
            </w:r>
          </w:p>
        </w:tc>
      </w:tr>
      <w:tr w14:paraId="4B8EA5DA">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0CFE402">
            <w:pPr>
              <w:widowControl/>
              <w:rPr>
                <w:kern w:val="0"/>
                <w:szCs w:val="21"/>
              </w:rPr>
            </w:pPr>
            <w:r>
              <w:rPr>
                <w:rFonts w:ascii="Calibri" w:hAnsi="Calibri" w:cs="Calibri"/>
                <w:kern w:val="0"/>
                <w:sz w:val="22"/>
                <w:szCs w:val="22"/>
                <w:lang w:val="en-GB"/>
              </w:rPr>
              <w:t>LOF</w:t>
            </w:r>
            <w:r>
              <w:rPr>
                <w:rFonts w:hint="eastAsia" w:ascii="宋体" w:hAnsi="宋体"/>
                <w:kern w:val="0"/>
                <w:sz w:val="22"/>
                <w:szCs w:val="22"/>
              </w:rPr>
              <w:t>结算</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26ACA51">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5E031A3">
            <w:pPr>
              <w:widowControl/>
              <w:rPr>
                <w:kern w:val="0"/>
                <w:szCs w:val="21"/>
              </w:rPr>
            </w:pPr>
            <w:r>
              <w:rPr>
                <w:rFonts w:ascii="Calibri" w:hAnsi="Calibri" w:cs="Calibri"/>
                <w:kern w:val="0"/>
                <w:sz w:val="22"/>
                <w:szCs w:val="22"/>
                <w:lang w:val="en-GB"/>
              </w:rPr>
              <w:t>LOFJS.dbf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4DCF423">
            <w:pPr>
              <w:widowControl/>
              <w:rPr>
                <w:kern w:val="0"/>
                <w:szCs w:val="21"/>
              </w:rPr>
            </w:pPr>
            <w:r>
              <w:rPr>
                <w:rFonts w:hint="eastAsia" w:ascii="宋体" w:hAnsi="宋体"/>
                <w:kern w:val="0"/>
                <w:sz w:val="22"/>
                <w:szCs w:val="22"/>
              </w:rPr>
              <w:t>普通、信用</w:t>
            </w:r>
          </w:p>
        </w:tc>
      </w:tr>
      <w:tr w14:paraId="28767BC3">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3A7D6C72">
            <w:pPr>
              <w:widowControl/>
              <w:rPr>
                <w:kern w:val="0"/>
                <w:szCs w:val="21"/>
              </w:rPr>
            </w:pPr>
            <w:r>
              <w:rPr>
                <w:rFonts w:hint="eastAsia" w:ascii="宋体" w:hAnsi="宋体"/>
                <w:kern w:val="0"/>
                <w:sz w:val="22"/>
                <w:szCs w:val="22"/>
              </w:rPr>
              <w:t>深交所服务</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8B6197E">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CFCECEF">
            <w:pPr>
              <w:widowControl/>
              <w:rPr>
                <w:kern w:val="0"/>
                <w:szCs w:val="21"/>
              </w:rPr>
            </w:pPr>
            <w:r>
              <w:rPr>
                <w:rFonts w:ascii="Calibri" w:hAnsi="Calibri" w:cs="Calibri"/>
                <w:kern w:val="0"/>
                <w:sz w:val="22"/>
                <w:szCs w:val="22"/>
                <w:lang w:val="en-GB"/>
              </w:rPr>
              <w:t>SJSFW.dbf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E1A77E6">
            <w:pPr>
              <w:widowControl/>
              <w:rPr>
                <w:kern w:val="0"/>
                <w:szCs w:val="21"/>
              </w:rPr>
            </w:pPr>
            <w:r>
              <w:rPr>
                <w:rFonts w:ascii="Calibri" w:hAnsi="Calibri" w:cs="Calibri"/>
                <w:kern w:val="0"/>
                <w:sz w:val="22"/>
                <w:szCs w:val="22"/>
                <w:lang w:val="en-GB"/>
              </w:rPr>
              <w:t> </w:t>
            </w:r>
          </w:p>
        </w:tc>
      </w:tr>
      <w:tr w14:paraId="2B2E1548">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476AD12">
            <w:pPr>
              <w:widowControl/>
              <w:rPr>
                <w:kern w:val="0"/>
                <w:szCs w:val="21"/>
              </w:rPr>
            </w:pPr>
            <w:r>
              <w:rPr>
                <w:rFonts w:hint="eastAsia" w:ascii="宋体" w:hAnsi="宋体"/>
                <w:kern w:val="0"/>
                <w:sz w:val="22"/>
                <w:szCs w:val="22"/>
              </w:rPr>
              <w:t>征税明细</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7DA8573">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53E548F">
            <w:pPr>
              <w:widowControl/>
              <w:rPr>
                <w:kern w:val="0"/>
                <w:szCs w:val="21"/>
              </w:rPr>
            </w:pPr>
            <w:r>
              <w:rPr>
                <w:rFonts w:ascii="Calibri" w:hAnsi="Calibri" w:cs="Calibri"/>
                <w:kern w:val="0"/>
                <w:sz w:val="22"/>
                <w:szCs w:val="22"/>
                <w:lang w:val="en-GB"/>
              </w:rPr>
              <w:t>ZSMX.dbf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33ECC3D">
            <w:pPr>
              <w:widowControl/>
              <w:rPr>
                <w:kern w:val="0"/>
                <w:szCs w:val="21"/>
              </w:rPr>
            </w:pPr>
            <w:r>
              <w:rPr>
                <w:rFonts w:ascii="Calibri" w:hAnsi="Calibri" w:cs="Calibri"/>
                <w:kern w:val="0"/>
                <w:sz w:val="22"/>
                <w:szCs w:val="22"/>
                <w:lang w:val="en-GB"/>
              </w:rPr>
              <w:t> </w:t>
            </w:r>
          </w:p>
        </w:tc>
      </w:tr>
      <w:tr w14:paraId="0CF78FE7">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21F32BD2">
            <w:pPr>
              <w:widowControl/>
              <w:rPr>
                <w:kern w:val="0"/>
                <w:szCs w:val="21"/>
              </w:rPr>
            </w:pPr>
            <w:r>
              <w:rPr>
                <w:rFonts w:hint="eastAsia" w:ascii="宋体" w:hAnsi="宋体"/>
                <w:kern w:val="0"/>
                <w:sz w:val="22"/>
                <w:szCs w:val="22"/>
              </w:rPr>
              <w:t>深交所明细</w:t>
            </w:r>
            <w:r>
              <w:rPr>
                <w:rFonts w:ascii="Calibri" w:hAnsi="Calibri" w:cs="Calibri"/>
                <w:kern w:val="0"/>
                <w:sz w:val="22"/>
                <w:szCs w:val="22"/>
                <w:lang w:val="en-GB"/>
              </w:rPr>
              <w:t>0</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8E4E7C4">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09C00D3">
            <w:pPr>
              <w:widowControl/>
              <w:rPr>
                <w:kern w:val="0"/>
                <w:szCs w:val="21"/>
              </w:rPr>
            </w:pPr>
            <w:r>
              <w:rPr>
                <w:rFonts w:ascii="Calibri" w:hAnsi="Calibri" w:cs="Calibri"/>
                <w:kern w:val="0"/>
                <w:sz w:val="22"/>
                <w:szCs w:val="22"/>
                <w:lang w:val="en-GB"/>
              </w:rPr>
              <w:t>SJSMX0.dbf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BD88874">
            <w:pPr>
              <w:widowControl/>
              <w:rPr>
                <w:kern w:val="0"/>
                <w:szCs w:val="21"/>
              </w:rPr>
            </w:pPr>
            <w:r>
              <w:rPr>
                <w:rFonts w:ascii="Calibri" w:hAnsi="Calibri" w:cs="Calibri"/>
                <w:kern w:val="0"/>
                <w:sz w:val="22"/>
                <w:szCs w:val="22"/>
                <w:lang w:val="en-GB"/>
              </w:rPr>
              <w:t> </w:t>
            </w:r>
          </w:p>
        </w:tc>
      </w:tr>
      <w:tr w14:paraId="1F970D74">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0584885">
            <w:pPr>
              <w:widowControl/>
              <w:rPr>
                <w:kern w:val="0"/>
                <w:szCs w:val="21"/>
              </w:rPr>
            </w:pPr>
            <w:r>
              <w:rPr>
                <w:rFonts w:hint="eastAsia" w:ascii="宋体" w:hAnsi="宋体"/>
                <w:kern w:val="0"/>
                <w:sz w:val="22"/>
                <w:szCs w:val="22"/>
              </w:rPr>
              <w:t>深交所明细</w:t>
            </w:r>
            <w:r>
              <w:rPr>
                <w:rFonts w:ascii="Calibri" w:hAnsi="Calibri" w:cs="Calibri"/>
                <w:kern w:val="0"/>
                <w:sz w:val="22"/>
                <w:szCs w:val="22"/>
                <w:lang w:val="en-GB"/>
              </w:rPr>
              <w:t>1</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5E2C141">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71C912A">
            <w:pPr>
              <w:widowControl/>
              <w:rPr>
                <w:kern w:val="0"/>
                <w:szCs w:val="21"/>
              </w:rPr>
            </w:pPr>
            <w:r>
              <w:rPr>
                <w:rFonts w:ascii="Calibri" w:hAnsi="Calibri" w:cs="Calibri"/>
                <w:kern w:val="0"/>
                <w:sz w:val="22"/>
                <w:szCs w:val="22"/>
                <w:lang w:val="en-GB"/>
              </w:rPr>
              <w:t>SJSMX1.dbf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DF9B4B9">
            <w:pPr>
              <w:widowControl/>
              <w:rPr>
                <w:kern w:val="0"/>
                <w:szCs w:val="21"/>
              </w:rPr>
            </w:pPr>
            <w:r>
              <w:rPr>
                <w:rFonts w:ascii="Calibri" w:hAnsi="Calibri" w:cs="Calibri"/>
                <w:kern w:val="0"/>
                <w:sz w:val="22"/>
                <w:szCs w:val="22"/>
                <w:lang w:val="en-GB"/>
              </w:rPr>
              <w:t> </w:t>
            </w:r>
          </w:p>
        </w:tc>
      </w:tr>
      <w:tr w14:paraId="0E22DAD6">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0EBD284">
            <w:pPr>
              <w:widowControl/>
              <w:rPr>
                <w:kern w:val="0"/>
                <w:szCs w:val="21"/>
              </w:rPr>
            </w:pPr>
            <w:r>
              <w:rPr>
                <w:rFonts w:hint="eastAsia" w:ascii="宋体" w:hAnsi="宋体"/>
                <w:kern w:val="0"/>
                <w:sz w:val="22"/>
                <w:szCs w:val="22"/>
              </w:rPr>
              <w:t>深交所明细</w:t>
            </w:r>
            <w:r>
              <w:rPr>
                <w:rFonts w:ascii="Calibri" w:hAnsi="Calibri" w:cs="Calibri"/>
                <w:kern w:val="0"/>
                <w:sz w:val="22"/>
                <w:szCs w:val="22"/>
                <w:lang w:val="en-GB"/>
              </w:rPr>
              <w:t>2</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1F7CE58">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AB3EF3E">
            <w:pPr>
              <w:widowControl/>
              <w:rPr>
                <w:kern w:val="0"/>
                <w:szCs w:val="21"/>
              </w:rPr>
            </w:pPr>
            <w:r>
              <w:rPr>
                <w:rFonts w:ascii="Calibri" w:hAnsi="Calibri" w:cs="Calibri"/>
                <w:kern w:val="0"/>
                <w:sz w:val="22"/>
                <w:szCs w:val="22"/>
                <w:lang w:val="en-GB"/>
              </w:rPr>
              <w:t>SJSMX2.dbf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3EE0AD7">
            <w:pPr>
              <w:widowControl/>
              <w:rPr>
                <w:kern w:val="0"/>
                <w:szCs w:val="21"/>
              </w:rPr>
            </w:pPr>
            <w:r>
              <w:rPr>
                <w:rFonts w:ascii="Calibri" w:hAnsi="Calibri" w:cs="Calibri"/>
                <w:kern w:val="0"/>
                <w:sz w:val="22"/>
                <w:szCs w:val="22"/>
                <w:lang w:val="en-GB"/>
              </w:rPr>
              <w:t> </w:t>
            </w:r>
          </w:p>
        </w:tc>
      </w:tr>
      <w:tr w14:paraId="04B1973A">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A31F99D">
            <w:pPr>
              <w:widowControl/>
              <w:rPr>
                <w:kern w:val="0"/>
                <w:szCs w:val="21"/>
              </w:rPr>
            </w:pPr>
            <w:r>
              <w:rPr>
                <w:rFonts w:hint="eastAsia" w:ascii="宋体" w:hAnsi="宋体"/>
                <w:kern w:val="0"/>
                <w:sz w:val="22"/>
                <w:szCs w:val="22"/>
              </w:rPr>
              <w:t>深交所结果</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A41ECE1">
            <w:pPr>
              <w:widowControl/>
              <w:rPr>
                <w:kern w:val="0"/>
                <w:szCs w:val="21"/>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E293C57">
            <w:pPr>
              <w:widowControl/>
              <w:rPr>
                <w:kern w:val="0"/>
                <w:szCs w:val="21"/>
              </w:rPr>
            </w:pPr>
            <w:r>
              <w:rPr>
                <w:rFonts w:ascii="Calibri" w:hAnsi="Calibri" w:cs="Calibri"/>
                <w:kern w:val="0"/>
                <w:sz w:val="22"/>
                <w:szCs w:val="22"/>
                <w:lang w:val="en-GB"/>
              </w:rPr>
              <w:t>SJSJG.dbf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EFCD62F">
            <w:pPr>
              <w:widowControl/>
              <w:rPr>
                <w:kern w:val="0"/>
                <w:szCs w:val="21"/>
              </w:rPr>
            </w:pPr>
            <w:r>
              <w:rPr>
                <w:rFonts w:ascii="Calibri" w:hAnsi="Calibri" w:cs="Calibri"/>
                <w:kern w:val="0"/>
                <w:sz w:val="22"/>
                <w:szCs w:val="22"/>
                <w:lang w:val="en-GB"/>
              </w:rPr>
              <w:t> </w:t>
            </w:r>
          </w:p>
        </w:tc>
      </w:tr>
      <w:tr w14:paraId="302EDA4F">
        <w:tblPrEx>
          <w:tblCellMar>
            <w:top w:w="0" w:type="dxa"/>
            <w:left w:w="0" w:type="dxa"/>
            <w:bottom w:w="0" w:type="dxa"/>
            <w:right w:w="0" w:type="dxa"/>
          </w:tblCellMar>
        </w:tblPrEx>
        <w:trPr>
          <w:trHeight w:val="290" w:hRule="atLeast"/>
          <w:ins w:id="101" w:author="NTKO" w:date="2019-12-19T10:43:00Z"/>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2C0350DB">
            <w:pPr>
              <w:widowControl/>
              <w:rPr>
                <w:ins w:id="102" w:author="NTKO" w:date="2019-12-19T10:43:00Z"/>
                <w:rFonts w:ascii="宋体" w:hAnsi="宋体"/>
                <w:kern w:val="0"/>
                <w:sz w:val="22"/>
                <w:szCs w:val="22"/>
              </w:rPr>
            </w:pPr>
            <w:ins w:id="103" w:author="NTKO" w:date="2019-12-19T10:43:00Z">
              <w:r>
                <w:rPr>
                  <w:rFonts w:hint="eastAsia" w:ascii="宋体" w:hAnsi="宋体"/>
                  <w:kern w:val="0"/>
                  <w:sz w:val="22"/>
                  <w:szCs w:val="22"/>
                </w:rPr>
                <w:t xml:space="preserve">限售股所得税信息库 </w:t>
              </w:r>
            </w:ins>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641B1A9">
            <w:pPr>
              <w:widowControl/>
              <w:rPr>
                <w:ins w:id="104" w:author="NTKO" w:date="2019-12-19T10:43:00Z"/>
                <w:rFonts w:ascii="宋体" w:hAnsi="宋体"/>
                <w:kern w:val="0"/>
                <w:sz w:val="22"/>
                <w:szCs w:val="22"/>
              </w:rPr>
            </w:pPr>
            <w:ins w:id="105" w:author="NTKO" w:date="2019-12-19T10:43:00Z">
              <w:r>
                <w:rPr>
                  <w:rFonts w:hint="eastAsia" w:ascii="宋体" w:hAnsi="宋体"/>
                  <w:kern w:val="0"/>
                  <w:sz w:val="22"/>
                  <w:szCs w:val="22"/>
                </w:rPr>
                <w:t>中登深圳</w:t>
              </w:r>
            </w:ins>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1495A89">
            <w:pPr>
              <w:widowControl/>
              <w:rPr>
                <w:ins w:id="106" w:author="NTKO" w:date="2019-12-19T10:43:00Z"/>
                <w:rFonts w:ascii="Calibri" w:hAnsi="Calibri" w:cs="Calibri"/>
                <w:kern w:val="0"/>
                <w:sz w:val="22"/>
                <w:szCs w:val="22"/>
                <w:lang w:val="en-GB"/>
              </w:rPr>
            </w:pPr>
            <w:ins w:id="107" w:author="NTKO" w:date="2019-12-19T10:43:00Z">
              <w:r>
                <w:rPr>
                  <w:rFonts w:hint="eastAsia" w:ascii="Calibri" w:hAnsi="Calibri" w:cs="Calibri"/>
                  <w:kern w:val="0"/>
                  <w:sz w:val="22"/>
                  <w:szCs w:val="22"/>
                  <w:lang w:val="en-GB"/>
                </w:rPr>
                <w:t>S</w:t>
              </w:r>
            </w:ins>
            <w:ins w:id="108" w:author="NTKO" w:date="2019-12-19T10:43:00Z">
              <w:r>
                <w:rPr>
                  <w:rFonts w:ascii="Calibri" w:hAnsi="Calibri" w:cs="Calibri"/>
                  <w:kern w:val="0"/>
                  <w:sz w:val="22"/>
                  <w:szCs w:val="22"/>
                  <w:lang w:val="en-GB"/>
                </w:rPr>
                <w:t>Z</w:t>
              </w:r>
            </w:ins>
            <w:ins w:id="109" w:author="NTKO" w:date="2019-12-19T10:43:00Z">
              <w:r>
                <w:rPr>
                  <w:rFonts w:hint="eastAsia" w:ascii="Calibri" w:hAnsi="Calibri" w:cs="Calibri"/>
                  <w:kern w:val="0"/>
                  <w:sz w:val="22"/>
                  <w:szCs w:val="22"/>
                  <w:lang w:val="en-GB"/>
                </w:rPr>
                <w:t>S</w:t>
              </w:r>
            </w:ins>
            <w:ins w:id="110" w:author="NTKO" w:date="2019-12-19T10:43:00Z">
              <w:r>
                <w:rPr>
                  <w:rFonts w:ascii="Calibri" w:hAnsi="Calibri" w:cs="Calibri"/>
                  <w:kern w:val="0"/>
                  <w:sz w:val="22"/>
                  <w:szCs w:val="22"/>
                  <w:lang w:val="en-GB"/>
                </w:rPr>
                <w:t>DS.</w:t>
              </w:r>
            </w:ins>
            <w:ins w:id="111" w:author="NTKO" w:date="2019-12-19T10:44:00Z">
              <w:r>
                <w:rPr>
                  <w:rFonts w:ascii="Calibri" w:hAnsi="Calibri" w:cs="Calibri"/>
                  <w:kern w:val="0"/>
                  <w:sz w:val="22"/>
                  <w:szCs w:val="22"/>
                  <w:lang w:val="en-GB"/>
                </w:rPr>
                <w:t>dbf</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623382D">
            <w:pPr>
              <w:widowControl/>
              <w:rPr>
                <w:ins w:id="112" w:author="NTKO" w:date="2019-12-19T10:43:00Z"/>
                <w:rFonts w:ascii="Calibri" w:hAnsi="Calibri" w:cs="Calibri"/>
                <w:kern w:val="0"/>
                <w:sz w:val="22"/>
                <w:szCs w:val="22"/>
                <w:lang w:val="en-GB"/>
              </w:rPr>
            </w:pPr>
          </w:p>
        </w:tc>
      </w:tr>
      <w:tr w14:paraId="4D2F40C3">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079D8E0">
            <w:pPr>
              <w:widowControl/>
              <w:rPr>
                <w:rFonts w:ascii="宋体" w:hAnsi="宋体"/>
                <w:kern w:val="0"/>
                <w:sz w:val="22"/>
                <w:szCs w:val="22"/>
              </w:rPr>
            </w:pPr>
            <w:r>
              <w:rPr>
                <w:rFonts w:hint="eastAsia" w:ascii="宋体" w:hAnsi="宋体"/>
                <w:kern w:val="0"/>
                <w:sz w:val="22"/>
                <w:szCs w:val="22"/>
              </w:rPr>
              <w:t>征税明细反馈库</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D81CA7D">
            <w:pPr>
              <w:widowControl/>
              <w:rPr>
                <w:rFonts w:ascii="宋体" w:hAnsi="宋体"/>
                <w:kern w:val="0"/>
                <w:sz w:val="22"/>
                <w:szCs w:val="22"/>
              </w:rPr>
            </w:pPr>
            <w:r>
              <w:rPr>
                <w:rFonts w:hint="eastAsia" w:ascii="宋体" w:hAnsi="宋体"/>
                <w:kern w:val="0"/>
                <w:sz w:val="22"/>
                <w:szCs w:val="22"/>
              </w:rPr>
              <w:t>中登深圳</w:t>
            </w:r>
          </w:p>
        </w:tc>
        <w:tc>
          <w:tcPr>
            <w:tcW w:w="2835"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741F154">
            <w:pPr>
              <w:widowControl/>
              <w:rPr>
                <w:rFonts w:ascii="Calibri" w:hAnsi="Calibri" w:cs="Calibri"/>
                <w:kern w:val="0"/>
                <w:sz w:val="22"/>
                <w:szCs w:val="22"/>
                <w:lang w:val="en-GB"/>
              </w:rPr>
            </w:pPr>
            <w:r>
              <w:rPr>
                <w:rFonts w:hint="eastAsia" w:ascii="Calibri" w:hAnsi="Calibri" w:cs="Calibri"/>
                <w:kern w:val="0"/>
                <w:sz w:val="22"/>
                <w:szCs w:val="22"/>
                <w:lang w:val="en-GB"/>
              </w:rPr>
              <w:t>ZSMXFK.dbf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67D40E23">
            <w:pPr>
              <w:widowControl/>
              <w:rPr>
                <w:rFonts w:ascii="Calibri" w:hAnsi="Calibri" w:cs="Calibri"/>
                <w:kern w:val="0"/>
                <w:sz w:val="22"/>
                <w:szCs w:val="22"/>
                <w:lang w:val="en-GB"/>
              </w:rPr>
            </w:pPr>
            <w:r>
              <w:rPr>
                <w:rFonts w:hint="eastAsia" w:ascii="Calibri" w:hAnsi="Calibri" w:cs="Calibri"/>
                <w:kern w:val="0"/>
                <w:sz w:val="22"/>
                <w:szCs w:val="22"/>
                <w:lang w:val="en-GB"/>
              </w:rPr>
              <w:t>普通、信用</w:t>
            </w:r>
          </w:p>
        </w:tc>
      </w:tr>
      <w:tr w14:paraId="63D2B899">
        <w:tblPrEx>
          <w:tblCellMar>
            <w:top w:w="0" w:type="dxa"/>
            <w:left w:w="0" w:type="dxa"/>
            <w:bottom w:w="0" w:type="dxa"/>
            <w:right w:w="0" w:type="dxa"/>
          </w:tblCellMar>
        </w:tblPrEx>
        <w:trPr>
          <w:trHeight w:val="290" w:hRule="atLeast"/>
        </w:trPr>
        <w:tc>
          <w:tcPr>
            <w:tcW w:w="2157" w:type="dxa"/>
            <w:tcBorders>
              <w:top w:val="nil"/>
              <w:left w:val="nil"/>
              <w:bottom w:val="nil"/>
              <w:right w:val="nil"/>
            </w:tcBorders>
            <w:shd w:val="clear" w:color="auto" w:fill="C7EDCC"/>
            <w:tcMar>
              <w:top w:w="0" w:type="dxa"/>
              <w:left w:w="108" w:type="dxa"/>
              <w:bottom w:w="0" w:type="dxa"/>
              <w:right w:w="108" w:type="dxa"/>
            </w:tcMar>
          </w:tcPr>
          <w:p w14:paraId="28D44FD5">
            <w:pPr>
              <w:widowControl/>
              <w:rPr>
                <w:rFonts w:ascii="Calibri" w:hAnsi="Calibri" w:cs="Calibri"/>
                <w:kern w:val="0"/>
                <w:sz w:val="22"/>
                <w:szCs w:val="22"/>
                <w:lang w:val="en-GB"/>
              </w:rPr>
            </w:pPr>
            <w:r>
              <w:rPr>
                <w:rFonts w:ascii="Calibri" w:hAnsi="Calibri" w:cs="Calibri"/>
                <w:kern w:val="0"/>
                <w:sz w:val="22"/>
                <w:szCs w:val="22"/>
                <w:lang w:val="en-GB"/>
              </w:rPr>
              <w:t> </w:t>
            </w:r>
          </w:p>
        </w:tc>
        <w:tc>
          <w:tcPr>
            <w:tcW w:w="1559" w:type="dxa"/>
            <w:gridSpan w:val="2"/>
            <w:tcBorders>
              <w:top w:val="nil"/>
              <w:left w:val="nil"/>
              <w:bottom w:val="nil"/>
              <w:right w:val="nil"/>
            </w:tcBorders>
            <w:shd w:val="clear" w:color="auto" w:fill="C7EDCC"/>
            <w:tcMar>
              <w:top w:w="0" w:type="dxa"/>
              <w:left w:w="108" w:type="dxa"/>
              <w:bottom w:w="0" w:type="dxa"/>
              <w:right w:w="108" w:type="dxa"/>
            </w:tcMar>
          </w:tcPr>
          <w:p w14:paraId="740773CB">
            <w:pPr>
              <w:widowControl/>
              <w:rPr>
                <w:kern w:val="0"/>
                <w:szCs w:val="21"/>
              </w:rPr>
            </w:pPr>
            <w:r>
              <w:rPr>
                <w:rFonts w:ascii="Calibri" w:hAnsi="Calibri" w:cs="Calibri"/>
                <w:kern w:val="0"/>
                <w:sz w:val="22"/>
                <w:szCs w:val="22"/>
                <w:lang w:val="en-GB"/>
              </w:rPr>
              <w:t> </w:t>
            </w:r>
          </w:p>
        </w:tc>
        <w:tc>
          <w:tcPr>
            <w:tcW w:w="2835" w:type="dxa"/>
            <w:tcBorders>
              <w:top w:val="nil"/>
              <w:left w:val="nil"/>
              <w:bottom w:val="nil"/>
              <w:right w:val="nil"/>
            </w:tcBorders>
            <w:shd w:val="clear" w:color="auto" w:fill="C7EDCC"/>
            <w:tcMar>
              <w:top w:w="0" w:type="dxa"/>
              <w:left w:w="108" w:type="dxa"/>
              <w:bottom w:w="0" w:type="dxa"/>
              <w:right w:w="108" w:type="dxa"/>
            </w:tcMar>
          </w:tcPr>
          <w:p w14:paraId="5CF235A5">
            <w:pPr>
              <w:widowControl/>
              <w:rPr>
                <w:kern w:val="0"/>
                <w:szCs w:val="21"/>
              </w:rPr>
            </w:pPr>
            <w:r>
              <w:rPr>
                <w:rFonts w:ascii="Calibri" w:hAnsi="Calibri" w:cs="Calibri"/>
                <w:kern w:val="0"/>
                <w:sz w:val="22"/>
                <w:szCs w:val="22"/>
                <w:lang w:val="en-GB"/>
              </w:rPr>
              <w:t> </w:t>
            </w:r>
          </w:p>
        </w:tc>
        <w:tc>
          <w:tcPr>
            <w:tcW w:w="2329" w:type="dxa"/>
            <w:tcBorders>
              <w:top w:val="nil"/>
              <w:left w:val="nil"/>
              <w:bottom w:val="nil"/>
              <w:right w:val="nil"/>
            </w:tcBorders>
            <w:shd w:val="clear" w:color="auto" w:fill="C7EDCC"/>
            <w:tcMar>
              <w:top w:w="0" w:type="dxa"/>
              <w:left w:w="108" w:type="dxa"/>
              <w:bottom w:w="0" w:type="dxa"/>
              <w:right w:w="108" w:type="dxa"/>
            </w:tcMar>
          </w:tcPr>
          <w:p w14:paraId="5300E15E">
            <w:pPr>
              <w:widowControl/>
              <w:rPr>
                <w:kern w:val="0"/>
                <w:szCs w:val="21"/>
              </w:rPr>
            </w:pPr>
            <w:r>
              <w:rPr>
                <w:rFonts w:ascii="Calibri" w:hAnsi="Calibri" w:cs="Calibri"/>
                <w:kern w:val="0"/>
                <w:sz w:val="22"/>
                <w:szCs w:val="22"/>
                <w:lang w:val="en-GB"/>
              </w:rPr>
              <w:t> </w:t>
            </w:r>
          </w:p>
        </w:tc>
      </w:tr>
      <w:tr w14:paraId="255069BA">
        <w:tblPrEx>
          <w:tblCellMar>
            <w:top w:w="0" w:type="dxa"/>
            <w:left w:w="0" w:type="dxa"/>
            <w:bottom w:w="0" w:type="dxa"/>
            <w:right w:w="0" w:type="dxa"/>
          </w:tblCellMar>
        </w:tblPrEx>
        <w:trPr>
          <w:trHeight w:val="290" w:hRule="atLeast"/>
        </w:trPr>
        <w:tc>
          <w:tcPr>
            <w:tcW w:w="2157" w:type="dxa"/>
            <w:tcBorders>
              <w:top w:val="nil"/>
              <w:left w:val="nil"/>
              <w:bottom w:val="single" w:color="auto" w:sz="8" w:space="0"/>
              <w:right w:val="nil"/>
            </w:tcBorders>
            <w:shd w:val="clear" w:color="auto" w:fill="C7EDCC"/>
            <w:tcMar>
              <w:top w:w="0" w:type="dxa"/>
              <w:left w:w="108" w:type="dxa"/>
              <w:bottom w:w="0" w:type="dxa"/>
              <w:right w:w="108" w:type="dxa"/>
            </w:tcMar>
          </w:tcPr>
          <w:p w14:paraId="2600C38A">
            <w:pPr>
              <w:widowControl/>
              <w:rPr>
                <w:kern w:val="0"/>
                <w:szCs w:val="21"/>
              </w:rPr>
            </w:pPr>
            <w:r>
              <w:rPr>
                <w:rFonts w:ascii="Calibri" w:hAnsi="Calibri" w:cs="Calibri"/>
                <w:kern w:val="0"/>
                <w:sz w:val="22"/>
                <w:szCs w:val="22"/>
                <w:lang w:val="en-GB"/>
              </w:rPr>
              <w:t>2</w:t>
            </w:r>
            <w:r>
              <w:rPr>
                <w:rFonts w:hint="eastAsia" w:ascii="宋体" w:hAnsi="宋体"/>
                <w:kern w:val="0"/>
                <w:sz w:val="22"/>
                <w:szCs w:val="22"/>
              </w:rPr>
              <w:t>、沪港通交易</w:t>
            </w:r>
          </w:p>
        </w:tc>
        <w:tc>
          <w:tcPr>
            <w:tcW w:w="1559" w:type="dxa"/>
            <w:gridSpan w:val="2"/>
            <w:tcBorders>
              <w:top w:val="nil"/>
              <w:left w:val="nil"/>
              <w:bottom w:val="single" w:color="auto" w:sz="8" w:space="0"/>
              <w:right w:val="nil"/>
            </w:tcBorders>
            <w:shd w:val="clear" w:color="auto" w:fill="C7EDCC"/>
            <w:tcMar>
              <w:top w:w="0" w:type="dxa"/>
              <w:left w:w="108" w:type="dxa"/>
              <w:bottom w:w="0" w:type="dxa"/>
              <w:right w:w="108" w:type="dxa"/>
            </w:tcMar>
          </w:tcPr>
          <w:p w14:paraId="065A4593">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02BD3F8">
            <w:pPr>
              <w:widowControl/>
              <w:rPr>
                <w:kern w:val="0"/>
                <w:szCs w:val="21"/>
              </w:rPr>
            </w:pPr>
            <w:r>
              <w:rPr>
                <w:rFonts w:ascii="Calibri" w:hAnsi="Calibri" w:cs="Calibri"/>
                <w:kern w:val="0"/>
                <w:sz w:val="22"/>
                <w:szCs w:val="22"/>
                <w:lang w:val="en-GB"/>
              </w:rPr>
              <w:t> </w:t>
            </w:r>
          </w:p>
        </w:tc>
        <w:tc>
          <w:tcPr>
            <w:tcW w:w="2329" w:type="dxa"/>
            <w:tcBorders>
              <w:top w:val="nil"/>
              <w:left w:val="nil"/>
              <w:bottom w:val="single" w:color="auto" w:sz="8" w:space="0"/>
              <w:right w:val="nil"/>
            </w:tcBorders>
            <w:shd w:val="clear" w:color="auto" w:fill="C7EDCC"/>
            <w:tcMar>
              <w:top w:w="0" w:type="dxa"/>
              <w:left w:w="108" w:type="dxa"/>
              <w:bottom w:w="0" w:type="dxa"/>
              <w:right w:w="108" w:type="dxa"/>
            </w:tcMar>
          </w:tcPr>
          <w:p w14:paraId="3C6FBA72">
            <w:pPr>
              <w:widowControl/>
              <w:rPr>
                <w:kern w:val="0"/>
                <w:szCs w:val="21"/>
              </w:rPr>
            </w:pPr>
            <w:r>
              <w:rPr>
                <w:rFonts w:ascii="Calibri" w:hAnsi="Calibri" w:cs="Calibri"/>
                <w:kern w:val="0"/>
                <w:sz w:val="22"/>
                <w:szCs w:val="22"/>
                <w:lang w:val="en-GB"/>
              </w:rPr>
              <w:t> </w:t>
            </w:r>
          </w:p>
        </w:tc>
      </w:tr>
      <w:tr w14:paraId="158F49A3">
        <w:tblPrEx>
          <w:shd w:val="clear" w:color="auto" w:fill="C7EDCC"/>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nil"/>
            </w:tcBorders>
            <w:shd w:val="clear" w:color="auto" w:fill="C7EDCC"/>
            <w:tcMar>
              <w:top w:w="0" w:type="dxa"/>
              <w:left w:w="108" w:type="dxa"/>
              <w:bottom w:w="0" w:type="dxa"/>
              <w:right w:w="108" w:type="dxa"/>
            </w:tcMar>
          </w:tcPr>
          <w:p w14:paraId="18F4D4E5">
            <w:pPr>
              <w:widowControl/>
              <w:rPr>
                <w:kern w:val="0"/>
                <w:szCs w:val="21"/>
              </w:rPr>
            </w:pPr>
            <w:r>
              <w:rPr>
                <w:rFonts w:hint="eastAsia" w:ascii="宋体" w:hAnsi="宋体"/>
                <w:kern w:val="0"/>
                <w:sz w:val="22"/>
                <w:szCs w:val="22"/>
              </w:rPr>
              <w:t>文件描述</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398243F">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7EB32A33">
            <w:pPr>
              <w:widowControl/>
              <w:rPr>
                <w:kern w:val="0"/>
                <w:szCs w:val="21"/>
              </w:rPr>
            </w:pPr>
            <w:r>
              <w:rPr>
                <w:rFonts w:hint="eastAsia" w:ascii="宋体" w:hAnsi="宋体"/>
                <w:kern w:val="0"/>
                <w:sz w:val="22"/>
                <w:szCs w:val="22"/>
              </w:rPr>
              <w:t>文件名</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A66D1E6">
            <w:pPr>
              <w:widowControl/>
              <w:rPr>
                <w:kern w:val="0"/>
                <w:szCs w:val="21"/>
              </w:rPr>
            </w:pPr>
            <w:r>
              <w:rPr>
                <w:rFonts w:ascii="Calibri" w:hAnsi="Calibri" w:cs="Calibri"/>
                <w:kern w:val="0"/>
                <w:sz w:val="22"/>
                <w:szCs w:val="22"/>
                <w:lang w:val="en-GB"/>
              </w:rPr>
              <w:t> </w:t>
            </w:r>
          </w:p>
        </w:tc>
      </w:tr>
      <w:tr w14:paraId="7E5C1879">
        <w:tblPrEx>
          <w:tblCellMar>
            <w:top w:w="0" w:type="dxa"/>
            <w:left w:w="0" w:type="dxa"/>
            <w:bottom w:w="0" w:type="dxa"/>
            <w:right w:w="0" w:type="dxa"/>
          </w:tblCellMar>
        </w:tblPrEx>
        <w:trPr>
          <w:trHeight w:val="290" w:hRule="atLeast"/>
        </w:trPr>
        <w:tc>
          <w:tcPr>
            <w:tcW w:w="2157" w:type="dxa"/>
            <w:tcBorders>
              <w:top w:val="nil"/>
              <w:left w:val="single" w:color="auto" w:sz="8" w:space="0"/>
              <w:bottom w:val="single" w:color="auto" w:sz="8" w:space="0"/>
              <w:right w:val="nil"/>
            </w:tcBorders>
            <w:shd w:val="clear" w:color="auto" w:fill="C7EDCC"/>
            <w:tcMar>
              <w:top w:w="0" w:type="dxa"/>
              <w:left w:w="108" w:type="dxa"/>
              <w:bottom w:w="0" w:type="dxa"/>
              <w:right w:w="108" w:type="dxa"/>
            </w:tcMar>
          </w:tcPr>
          <w:p w14:paraId="3508A6F7">
            <w:pPr>
              <w:widowControl/>
              <w:rPr>
                <w:kern w:val="0"/>
                <w:szCs w:val="21"/>
              </w:rPr>
            </w:pPr>
            <w:r>
              <w:rPr>
                <w:rFonts w:hint="eastAsia" w:ascii="宋体" w:hAnsi="宋体"/>
                <w:kern w:val="0"/>
                <w:sz w:val="22"/>
                <w:szCs w:val="22"/>
              </w:rPr>
              <w:t>过户数据接口</w:t>
            </w:r>
          </w:p>
        </w:tc>
        <w:tc>
          <w:tcPr>
            <w:tcW w:w="1559" w:type="dxa"/>
            <w:gridSpan w:val="2"/>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7FA26C7">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42AE59FD">
            <w:pPr>
              <w:widowControl/>
              <w:rPr>
                <w:kern w:val="0"/>
                <w:szCs w:val="21"/>
              </w:rPr>
            </w:pPr>
            <w:r>
              <w:rPr>
                <w:rFonts w:ascii="Calibri" w:hAnsi="Calibri" w:cs="Calibri"/>
                <w:kern w:val="0"/>
                <w:sz w:val="22"/>
                <w:szCs w:val="22"/>
                <w:lang w:val="en-GB"/>
              </w:rPr>
              <w:t>hghXXXXX.dbf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5BF1381">
            <w:pPr>
              <w:widowControl/>
              <w:rPr>
                <w:kern w:val="0"/>
                <w:szCs w:val="21"/>
              </w:rPr>
            </w:pPr>
            <w:r>
              <w:rPr>
                <w:rFonts w:ascii="Calibri" w:hAnsi="Calibri" w:cs="Calibri"/>
                <w:kern w:val="0"/>
                <w:sz w:val="22"/>
                <w:szCs w:val="22"/>
                <w:lang w:val="en-GB"/>
              </w:rPr>
              <w:t> </w:t>
            </w:r>
          </w:p>
        </w:tc>
      </w:tr>
      <w:tr w14:paraId="2A42FD32">
        <w:tblPrEx>
          <w:tblCellMar>
            <w:top w:w="0" w:type="dxa"/>
            <w:left w:w="0" w:type="dxa"/>
            <w:bottom w:w="0" w:type="dxa"/>
            <w:right w:w="0" w:type="dxa"/>
          </w:tblCellMar>
        </w:tblPrEx>
        <w:trPr>
          <w:trHeight w:val="290" w:hRule="atLeast"/>
        </w:trPr>
        <w:tc>
          <w:tcPr>
            <w:tcW w:w="3716" w:type="dxa"/>
            <w:gridSpan w:val="3"/>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2E23C747">
            <w:pPr>
              <w:widowControl/>
              <w:rPr>
                <w:kern w:val="0"/>
                <w:szCs w:val="21"/>
              </w:rPr>
            </w:pPr>
            <w:r>
              <w:rPr>
                <w:rFonts w:hint="eastAsia" w:ascii="宋体" w:hAnsi="宋体"/>
                <w:kern w:val="0"/>
                <w:sz w:val="22"/>
                <w:szCs w:val="22"/>
              </w:rPr>
              <w:t>港股通结算明细文件</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2DA0C93C">
            <w:pPr>
              <w:widowControl/>
              <w:rPr>
                <w:kern w:val="0"/>
                <w:szCs w:val="21"/>
              </w:rPr>
            </w:pPr>
            <w:r>
              <w:rPr>
                <w:rFonts w:ascii="Calibri" w:hAnsi="Calibri" w:cs="Calibri"/>
                <w:kern w:val="0"/>
                <w:sz w:val="22"/>
                <w:szCs w:val="22"/>
                <w:lang w:val="en-GB"/>
              </w:rPr>
              <w:t>hk_jsmxXXXXX.mdd</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C54BF7E">
            <w:pPr>
              <w:widowControl/>
              <w:rPr>
                <w:kern w:val="0"/>
                <w:szCs w:val="21"/>
              </w:rPr>
            </w:pPr>
            <w:r>
              <w:rPr>
                <w:rFonts w:ascii="Calibri" w:hAnsi="Calibri" w:cs="Calibri"/>
                <w:kern w:val="0"/>
                <w:sz w:val="22"/>
                <w:szCs w:val="22"/>
                <w:lang w:val="en-GB"/>
              </w:rPr>
              <w:t> </w:t>
            </w:r>
          </w:p>
        </w:tc>
      </w:tr>
      <w:tr w14:paraId="705A414D">
        <w:tblPrEx>
          <w:shd w:val="clear" w:color="auto" w:fill="C7EDCC"/>
          <w:tblCellMar>
            <w:top w:w="0" w:type="dxa"/>
            <w:left w:w="0" w:type="dxa"/>
            <w:bottom w:w="0" w:type="dxa"/>
            <w:right w:w="0" w:type="dxa"/>
          </w:tblCellMar>
        </w:tblPrEx>
        <w:trPr>
          <w:trHeight w:val="290" w:hRule="atLeast"/>
        </w:trPr>
        <w:tc>
          <w:tcPr>
            <w:tcW w:w="3716" w:type="dxa"/>
            <w:gridSpan w:val="3"/>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66F83862">
            <w:pPr>
              <w:widowControl/>
              <w:rPr>
                <w:kern w:val="0"/>
                <w:szCs w:val="21"/>
              </w:rPr>
            </w:pPr>
            <w:r>
              <w:rPr>
                <w:rFonts w:hint="eastAsia" w:ascii="宋体" w:hAnsi="宋体"/>
                <w:kern w:val="0"/>
                <w:sz w:val="22"/>
                <w:szCs w:val="22"/>
              </w:rPr>
              <w:t>港股通证券其他数量文件</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B9803E8">
            <w:pPr>
              <w:widowControl/>
              <w:rPr>
                <w:kern w:val="0"/>
                <w:szCs w:val="21"/>
              </w:rPr>
            </w:pPr>
            <w:r>
              <w:rPr>
                <w:rFonts w:ascii="Calibri" w:hAnsi="Calibri" w:cs="Calibri"/>
                <w:kern w:val="0"/>
                <w:sz w:val="22"/>
                <w:szCs w:val="22"/>
                <w:lang w:val="en-GB"/>
              </w:rPr>
              <w:t>hk_qtslXXXXX.mdd</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1DAC23B">
            <w:pPr>
              <w:widowControl/>
              <w:rPr>
                <w:kern w:val="0"/>
                <w:szCs w:val="21"/>
              </w:rPr>
            </w:pPr>
            <w:r>
              <w:rPr>
                <w:rFonts w:ascii="Calibri" w:hAnsi="Calibri" w:cs="Calibri"/>
                <w:kern w:val="0"/>
                <w:sz w:val="22"/>
                <w:szCs w:val="22"/>
                <w:lang w:val="en-GB"/>
              </w:rPr>
              <w:t> </w:t>
            </w:r>
          </w:p>
        </w:tc>
      </w:tr>
      <w:tr w14:paraId="4B64DD6D">
        <w:tblPrEx>
          <w:tblCellMar>
            <w:top w:w="0" w:type="dxa"/>
            <w:left w:w="0" w:type="dxa"/>
            <w:bottom w:w="0" w:type="dxa"/>
            <w:right w:w="0" w:type="dxa"/>
          </w:tblCellMar>
        </w:tblPrEx>
        <w:trPr>
          <w:trHeight w:val="290" w:hRule="atLeast"/>
        </w:trPr>
        <w:tc>
          <w:tcPr>
            <w:tcW w:w="3716" w:type="dxa"/>
            <w:gridSpan w:val="3"/>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51880827">
            <w:pPr>
              <w:widowControl/>
              <w:rPr>
                <w:kern w:val="0"/>
                <w:szCs w:val="21"/>
              </w:rPr>
            </w:pPr>
            <w:r>
              <w:rPr>
                <w:rFonts w:hint="eastAsia" w:ascii="宋体" w:hAnsi="宋体"/>
                <w:kern w:val="0"/>
                <w:sz w:val="22"/>
                <w:szCs w:val="22"/>
              </w:rPr>
              <w:t>港股通业务回报文件</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6AADB0A2">
            <w:pPr>
              <w:widowControl/>
              <w:rPr>
                <w:kern w:val="0"/>
                <w:szCs w:val="21"/>
              </w:rPr>
            </w:pPr>
            <w:r>
              <w:rPr>
                <w:rFonts w:ascii="Calibri" w:hAnsi="Calibri" w:cs="Calibri"/>
                <w:kern w:val="0"/>
                <w:sz w:val="22"/>
                <w:szCs w:val="22"/>
                <w:lang w:val="en-GB"/>
              </w:rPr>
              <w:t>hk_ywhb.mdd</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45E2958">
            <w:pPr>
              <w:widowControl/>
              <w:rPr>
                <w:kern w:val="0"/>
                <w:szCs w:val="21"/>
              </w:rPr>
            </w:pPr>
            <w:r>
              <w:rPr>
                <w:rFonts w:ascii="Calibri" w:hAnsi="Calibri" w:cs="Calibri"/>
                <w:kern w:val="0"/>
                <w:sz w:val="22"/>
                <w:szCs w:val="22"/>
                <w:lang w:val="en-GB"/>
              </w:rPr>
              <w:t> </w:t>
            </w:r>
          </w:p>
        </w:tc>
      </w:tr>
      <w:tr w14:paraId="717040F4">
        <w:tblPrEx>
          <w:shd w:val="clear" w:color="auto" w:fill="C7EDCC"/>
          <w:tblCellMar>
            <w:top w:w="0" w:type="dxa"/>
            <w:left w:w="0" w:type="dxa"/>
            <w:bottom w:w="0" w:type="dxa"/>
            <w:right w:w="0" w:type="dxa"/>
          </w:tblCellMar>
        </w:tblPrEx>
        <w:trPr>
          <w:trHeight w:val="290" w:hRule="atLeast"/>
        </w:trPr>
        <w:tc>
          <w:tcPr>
            <w:tcW w:w="3716" w:type="dxa"/>
            <w:gridSpan w:val="3"/>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78F6ADF">
            <w:pPr>
              <w:widowControl/>
              <w:rPr>
                <w:kern w:val="0"/>
                <w:szCs w:val="21"/>
              </w:rPr>
            </w:pPr>
            <w:r>
              <w:rPr>
                <w:rFonts w:hint="eastAsia" w:ascii="宋体" w:hAnsi="宋体"/>
                <w:kern w:val="0"/>
                <w:sz w:val="22"/>
                <w:szCs w:val="22"/>
              </w:rPr>
              <w:t>港股通证券变动文件</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403E9C4">
            <w:pPr>
              <w:widowControl/>
              <w:rPr>
                <w:kern w:val="0"/>
                <w:szCs w:val="21"/>
              </w:rPr>
            </w:pPr>
            <w:r>
              <w:rPr>
                <w:rFonts w:ascii="Calibri" w:hAnsi="Calibri" w:cs="Calibri"/>
                <w:kern w:val="0"/>
                <w:sz w:val="22"/>
                <w:szCs w:val="22"/>
                <w:lang w:val="en-GB"/>
              </w:rPr>
              <w:t>hk_zqbdXXXXX.mdd</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52BEEAD">
            <w:pPr>
              <w:widowControl/>
              <w:rPr>
                <w:kern w:val="0"/>
                <w:szCs w:val="21"/>
              </w:rPr>
            </w:pPr>
            <w:r>
              <w:rPr>
                <w:rFonts w:ascii="Calibri" w:hAnsi="Calibri" w:cs="Calibri"/>
                <w:kern w:val="0"/>
                <w:sz w:val="22"/>
                <w:szCs w:val="22"/>
                <w:lang w:val="en-GB"/>
              </w:rPr>
              <w:t> </w:t>
            </w:r>
          </w:p>
        </w:tc>
      </w:tr>
      <w:tr w14:paraId="3B79E82E">
        <w:tblPrEx>
          <w:shd w:val="clear" w:color="auto" w:fill="C7EDCC"/>
          <w:tblCellMar>
            <w:top w:w="0" w:type="dxa"/>
            <w:left w:w="0" w:type="dxa"/>
            <w:bottom w:w="0" w:type="dxa"/>
            <w:right w:w="0" w:type="dxa"/>
          </w:tblCellMar>
        </w:tblPrEx>
        <w:trPr>
          <w:trHeight w:val="290" w:hRule="atLeast"/>
        </w:trPr>
        <w:tc>
          <w:tcPr>
            <w:tcW w:w="3716" w:type="dxa"/>
            <w:gridSpan w:val="3"/>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A78D63C">
            <w:pPr>
              <w:widowControl/>
              <w:rPr>
                <w:kern w:val="0"/>
                <w:szCs w:val="21"/>
              </w:rPr>
            </w:pPr>
            <w:r>
              <w:rPr>
                <w:rFonts w:hint="eastAsia" w:ascii="宋体" w:hAnsi="宋体"/>
                <w:kern w:val="0"/>
                <w:sz w:val="22"/>
                <w:szCs w:val="22"/>
              </w:rPr>
              <w:t>港股通证券余额对账文件</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08BFB6E8">
            <w:pPr>
              <w:widowControl/>
              <w:rPr>
                <w:kern w:val="0"/>
                <w:szCs w:val="21"/>
              </w:rPr>
            </w:pPr>
            <w:r>
              <w:rPr>
                <w:rFonts w:ascii="Calibri" w:hAnsi="Calibri" w:cs="Calibri"/>
                <w:kern w:val="0"/>
                <w:sz w:val="22"/>
                <w:szCs w:val="22"/>
                <w:lang w:val="en-GB"/>
              </w:rPr>
              <w:t>hk_zqyeXXXXX.mdd</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DD8A68B">
            <w:pPr>
              <w:widowControl/>
              <w:rPr>
                <w:kern w:val="0"/>
                <w:szCs w:val="21"/>
              </w:rPr>
            </w:pPr>
            <w:r>
              <w:rPr>
                <w:rFonts w:ascii="Calibri" w:hAnsi="Calibri" w:cs="Calibri"/>
                <w:kern w:val="0"/>
                <w:sz w:val="22"/>
                <w:szCs w:val="22"/>
                <w:lang w:val="en-GB"/>
              </w:rPr>
              <w:t> </w:t>
            </w:r>
          </w:p>
        </w:tc>
      </w:tr>
      <w:tr w14:paraId="63A2A318">
        <w:tblPrEx>
          <w:shd w:val="clear" w:color="auto" w:fill="C7EDCC"/>
          <w:tblCellMar>
            <w:top w:w="0" w:type="dxa"/>
            <w:left w:w="0" w:type="dxa"/>
            <w:bottom w:w="0" w:type="dxa"/>
            <w:right w:w="0" w:type="dxa"/>
          </w:tblCellMar>
        </w:tblPrEx>
        <w:trPr>
          <w:trHeight w:val="675" w:hRule="atLeast"/>
        </w:trPr>
        <w:tc>
          <w:tcPr>
            <w:tcW w:w="2440" w:type="dxa"/>
            <w:gridSpan w:val="2"/>
            <w:tcBorders>
              <w:top w:val="nil"/>
              <w:left w:val="nil"/>
              <w:bottom w:val="single" w:color="auto" w:sz="4" w:space="0"/>
              <w:right w:val="nil"/>
            </w:tcBorders>
            <w:shd w:val="clear" w:color="auto" w:fill="C7EDCC"/>
            <w:tcMar>
              <w:top w:w="0" w:type="dxa"/>
              <w:left w:w="108" w:type="dxa"/>
              <w:bottom w:w="0" w:type="dxa"/>
              <w:right w:w="108" w:type="dxa"/>
            </w:tcMar>
          </w:tcPr>
          <w:p w14:paraId="4ECD03B4">
            <w:pPr>
              <w:widowControl/>
              <w:rPr>
                <w:rFonts w:ascii="Calibri" w:hAnsi="Calibri" w:cs="Calibri"/>
                <w:kern w:val="0"/>
                <w:sz w:val="22"/>
                <w:szCs w:val="22"/>
                <w:lang w:val="en-GB"/>
              </w:rPr>
            </w:pPr>
            <w:r>
              <w:rPr>
                <w:rFonts w:ascii="Calibri" w:hAnsi="Calibri" w:cs="Calibri"/>
                <w:kern w:val="0"/>
                <w:sz w:val="22"/>
                <w:szCs w:val="22"/>
                <w:lang w:val="en-GB"/>
              </w:rPr>
              <w:t> </w:t>
            </w:r>
          </w:p>
          <w:p w14:paraId="2A13E5CF">
            <w:pPr>
              <w:rPr>
                <w:kern w:val="0"/>
                <w:szCs w:val="21"/>
              </w:rPr>
            </w:pPr>
            <w:r>
              <w:rPr>
                <w:rFonts w:hint="eastAsia" w:ascii="Calibri" w:hAnsi="Calibri" w:cs="Calibri"/>
                <w:kern w:val="0"/>
                <w:sz w:val="22"/>
                <w:szCs w:val="22"/>
                <w:lang w:val="en-GB"/>
              </w:rPr>
              <w:t>3深港通交易</w:t>
            </w:r>
          </w:p>
        </w:tc>
        <w:tc>
          <w:tcPr>
            <w:tcW w:w="1276" w:type="dxa"/>
            <w:tcBorders>
              <w:top w:val="nil"/>
              <w:left w:val="nil"/>
              <w:bottom w:val="single" w:color="auto" w:sz="4" w:space="0"/>
              <w:right w:val="nil"/>
            </w:tcBorders>
            <w:shd w:val="clear" w:color="auto" w:fill="C7EDCC"/>
            <w:tcMar>
              <w:top w:w="0" w:type="dxa"/>
              <w:left w:w="108" w:type="dxa"/>
              <w:bottom w:w="0" w:type="dxa"/>
              <w:right w:w="108" w:type="dxa"/>
            </w:tcMar>
          </w:tcPr>
          <w:p w14:paraId="586412BC">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4" w:space="0"/>
              <w:right w:val="nil"/>
            </w:tcBorders>
            <w:shd w:val="clear" w:color="auto" w:fill="C7EDCC"/>
            <w:tcMar>
              <w:top w:w="0" w:type="dxa"/>
              <w:left w:w="108" w:type="dxa"/>
              <w:bottom w:w="0" w:type="dxa"/>
              <w:right w:w="108" w:type="dxa"/>
            </w:tcMar>
          </w:tcPr>
          <w:p w14:paraId="122F9CA7">
            <w:pPr>
              <w:widowControl/>
              <w:rPr>
                <w:kern w:val="0"/>
                <w:szCs w:val="21"/>
              </w:rPr>
            </w:pPr>
            <w:r>
              <w:rPr>
                <w:rFonts w:ascii="Calibri" w:hAnsi="Calibri" w:cs="Calibri"/>
                <w:kern w:val="0"/>
                <w:sz w:val="22"/>
                <w:szCs w:val="22"/>
                <w:lang w:val="en-GB"/>
              </w:rPr>
              <w:t> </w:t>
            </w:r>
          </w:p>
        </w:tc>
        <w:tc>
          <w:tcPr>
            <w:tcW w:w="2329" w:type="dxa"/>
            <w:tcBorders>
              <w:top w:val="nil"/>
              <w:left w:val="nil"/>
              <w:bottom w:val="single" w:color="auto" w:sz="4" w:space="0"/>
              <w:right w:val="nil"/>
            </w:tcBorders>
            <w:shd w:val="clear" w:color="auto" w:fill="C7EDCC"/>
            <w:tcMar>
              <w:top w:w="0" w:type="dxa"/>
              <w:left w:w="108" w:type="dxa"/>
              <w:bottom w:w="0" w:type="dxa"/>
              <w:right w:w="108" w:type="dxa"/>
            </w:tcMar>
          </w:tcPr>
          <w:p w14:paraId="47996ACA">
            <w:pPr>
              <w:widowControl/>
              <w:rPr>
                <w:kern w:val="0"/>
                <w:szCs w:val="21"/>
              </w:rPr>
            </w:pPr>
            <w:r>
              <w:rPr>
                <w:rFonts w:ascii="Calibri" w:hAnsi="Calibri" w:cs="Calibri"/>
                <w:kern w:val="0"/>
                <w:sz w:val="22"/>
                <w:szCs w:val="22"/>
                <w:lang w:val="en-GB"/>
              </w:rPr>
              <w:t> </w:t>
            </w:r>
          </w:p>
        </w:tc>
      </w:tr>
      <w:tr w14:paraId="05986F38">
        <w:tblPrEx>
          <w:tblCellMar>
            <w:top w:w="0" w:type="dxa"/>
            <w:left w:w="0" w:type="dxa"/>
            <w:bottom w:w="0" w:type="dxa"/>
            <w:right w:w="0" w:type="dxa"/>
          </w:tblCellMar>
        </w:tblPrEx>
        <w:trPr>
          <w:trHeight w:val="330"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7157B625">
            <w:pPr>
              <w:rPr>
                <w:rFonts w:ascii="Calibri" w:hAnsi="Calibri" w:cs="Calibri"/>
                <w:kern w:val="0"/>
                <w:sz w:val="22"/>
                <w:szCs w:val="22"/>
                <w:lang w:val="en-GB"/>
              </w:rPr>
            </w:pPr>
            <w:r>
              <w:rPr>
                <w:rFonts w:hint="eastAsia" w:ascii="Calibri" w:hAnsi="Calibri" w:cs="Calibri"/>
                <w:kern w:val="0"/>
                <w:sz w:val="22"/>
                <w:szCs w:val="22"/>
                <w:lang w:val="en-GB"/>
              </w:rPr>
              <w:t>文件描述</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4CF38EE5">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36BDBEEF">
            <w:pPr>
              <w:rPr>
                <w:rFonts w:ascii="Calibri" w:hAnsi="Calibri" w:cs="Calibri"/>
                <w:kern w:val="0"/>
                <w:sz w:val="22"/>
                <w:szCs w:val="22"/>
                <w:lang w:val="en-GB"/>
              </w:rPr>
            </w:pPr>
            <w:r>
              <w:rPr>
                <w:rFonts w:hint="eastAsia" w:ascii="Calibri" w:hAnsi="Calibri" w:cs="Calibri"/>
                <w:kern w:val="0"/>
                <w:sz w:val="22"/>
                <w:szCs w:val="22"/>
                <w:lang w:val="en-GB"/>
              </w:rPr>
              <w:t>文件名</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2852A533">
            <w:pPr>
              <w:rPr>
                <w:rFonts w:ascii="Calibri" w:hAnsi="Calibri" w:cs="Calibri"/>
                <w:kern w:val="0"/>
                <w:sz w:val="22"/>
                <w:szCs w:val="22"/>
                <w:lang w:val="en-GB"/>
              </w:rPr>
            </w:pPr>
          </w:p>
        </w:tc>
      </w:tr>
      <w:tr w14:paraId="7C5B9136">
        <w:tblPrEx>
          <w:shd w:val="clear" w:color="auto" w:fill="C7EDCC"/>
          <w:tblCellMar>
            <w:top w:w="0" w:type="dxa"/>
            <w:left w:w="0" w:type="dxa"/>
            <w:bottom w:w="0" w:type="dxa"/>
            <w:right w:w="0" w:type="dxa"/>
          </w:tblCellMar>
        </w:tblPrEx>
        <w:trPr>
          <w:trHeight w:val="330" w:hRule="atLeast"/>
          <w:ins w:id="113" w:author="NTKO" w:date="2019-12-19T11:11:00Z"/>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43EF7B14">
            <w:pPr>
              <w:rPr>
                <w:ins w:id="114" w:author="NTKO" w:date="2019-12-19T11:11:00Z"/>
                <w:rFonts w:ascii="Calibri" w:hAnsi="Calibri" w:cs="Calibri"/>
                <w:kern w:val="0"/>
                <w:sz w:val="22"/>
                <w:szCs w:val="22"/>
                <w:lang w:val="en-GB"/>
              </w:rPr>
            </w:pPr>
            <w:ins w:id="115" w:author="NTKO" w:date="2019-12-19T11:11:00Z">
              <w:r>
                <w:rPr>
                  <w:rFonts w:hint="eastAsia" w:ascii="Calibri" w:hAnsi="Calibri" w:cs="Calibri"/>
                  <w:kern w:val="0"/>
                  <w:sz w:val="22"/>
                  <w:szCs w:val="22"/>
                  <w:lang w:val="en-GB"/>
                </w:rPr>
                <w:t>港股通成交单据文件</w:t>
              </w:r>
            </w:ins>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55518FE5">
            <w:pPr>
              <w:rPr>
                <w:ins w:id="116" w:author="NTKO" w:date="2019-12-19T11:11:00Z"/>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350A3808">
            <w:pPr>
              <w:rPr>
                <w:ins w:id="117" w:author="NTKO" w:date="2019-12-19T11:11:00Z"/>
                <w:rFonts w:ascii="Calibri" w:hAnsi="Calibri" w:cs="Calibri"/>
                <w:kern w:val="0"/>
                <w:sz w:val="22"/>
                <w:szCs w:val="22"/>
                <w:lang w:val="en-GB"/>
              </w:rPr>
            </w:pPr>
            <w:ins w:id="118" w:author="NTKO" w:date="2019-12-19T11:11:00Z">
              <w:r>
                <w:rPr>
                  <w:rFonts w:ascii="Calibri" w:hAnsi="Calibri" w:cs="Calibri"/>
                  <w:kern w:val="0"/>
                  <w:sz w:val="22"/>
                  <w:szCs w:val="22"/>
                  <w:lang w:val="en-GB"/>
                </w:rPr>
                <w:t>hkexecution_tax_memberID_yyyymmdd.tsv</w:t>
              </w:r>
            </w:ins>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64145DB3">
            <w:pPr>
              <w:rPr>
                <w:ins w:id="119" w:author="NTKO" w:date="2019-12-19T11:11:00Z"/>
                <w:rFonts w:ascii="Calibri" w:hAnsi="Calibri" w:cs="Calibri"/>
                <w:kern w:val="0"/>
                <w:sz w:val="22"/>
                <w:szCs w:val="22"/>
                <w:lang w:val="en-GB"/>
              </w:rPr>
            </w:pPr>
          </w:p>
        </w:tc>
      </w:tr>
      <w:tr w14:paraId="6094DC32">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5FDEC81D">
            <w:pPr>
              <w:rPr>
                <w:rFonts w:ascii="Calibri" w:hAnsi="Calibri" w:cs="Calibri"/>
                <w:kern w:val="0"/>
                <w:sz w:val="22"/>
                <w:szCs w:val="22"/>
                <w:lang w:val="en-GB"/>
              </w:rPr>
            </w:pPr>
            <w:r>
              <w:rPr>
                <w:rFonts w:hint="eastAsia" w:ascii="宋体" w:hAnsi="宋体"/>
                <w:kern w:val="0"/>
                <w:sz w:val="22"/>
                <w:szCs w:val="22"/>
              </w:rPr>
              <w:t>交易清算明细文件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00AFF85A">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79D732D0">
            <w:pPr>
              <w:rPr>
                <w:rFonts w:ascii="Calibri" w:hAnsi="Calibri" w:cs="Calibri"/>
                <w:kern w:val="0"/>
                <w:sz w:val="22"/>
                <w:szCs w:val="22"/>
                <w:lang w:val="en-GB"/>
              </w:rPr>
            </w:pPr>
            <w:r>
              <w:rPr>
                <w:rFonts w:hint="eastAsia"/>
                <w:color w:val="000000"/>
                <w:sz w:val="22"/>
                <w:szCs w:val="22"/>
              </w:rPr>
              <w:t>SZHK_SJSMX1mmdd.DBF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4FC55684">
            <w:pPr>
              <w:rPr>
                <w:rFonts w:ascii="Calibri" w:hAnsi="Calibri" w:cs="Calibri"/>
                <w:kern w:val="0"/>
                <w:sz w:val="22"/>
                <w:szCs w:val="22"/>
                <w:lang w:val="en-GB"/>
              </w:rPr>
            </w:pPr>
          </w:p>
        </w:tc>
      </w:tr>
      <w:tr w14:paraId="2F55AC6E">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49D046A0">
            <w:pPr>
              <w:rPr>
                <w:rFonts w:ascii="宋体" w:hAnsi="宋体"/>
                <w:kern w:val="0"/>
                <w:sz w:val="22"/>
                <w:szCs w:val="22"/>
              </w:rPr>
            </w:pPr>
            <w:r>
              <w:rPr>
                <w:rFonts w:hint="eastAsia"/>
                <w:color w:val="000000"/>
                <w:sz w:val="22"/>
                <w:szCs w:val="22"/>
              </w:rPr>
              <w:t>组合费清算明细文件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56324782">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61EE28D5">
            <w:pPr>
              <w:rPr>
                <w:color w:val="000000"/>
                <w:sz w:val="22"/>
                <w:szCs w:val="22"/>
              </w:rPr>
            </w:pPr>
            <w:r>
              <w:rPr>
                <w:rFonts w:hint="eastAsia"/>
                <w:color w:val="000000"/>
                <w:sz w:val="22"/>
                <w:szCs w:val="22"/>
              </w:rPr>
              <w:t>SZHK_SJSMX2mmdd.DBF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08A14EB8">
            <w:pPr>
              <w:rPr>
                <w:rFonts w:ascii="Calibri" w:hAnsi="Calibri" w:cs="Calibri"/>
                <w:kern w:val="0"/>
                <w:sz w:val="22"/>
                <w:szCs w:val="22"/>
                <w:lang w:val="en-GB"/>
              </w:rPr>
            </w:pPr>
          </w:p>
        </w:tc>
      </w:tr>
      <w:tr w14:paraId="6E0815CD">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04C4CBA9">
            <w:pPr>
              <w:rPr>
                <w:rFonts w:ascii="宋体" w:hAnsi="宋体"/>
                <w:kern w:val="0"/>
                <w:sz w:val="22"/>
                <w:szCs w:val="22"/>
              </w:rPr>
            </w:pPr>
            <w:r>
              <w:rPr>
                <w:rFonts w:hint="eastAsia"/>
                <w:color w:val="000000"/>
                <w:sz w:val="22"/>
                <w:szCs w:val="22"/>
              </w:rPr>
              <w:t>证券其他数量对账文件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0CC5C1C1">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19A6B4CD">
            <w:pPr>
              <w:rPr>
                <w:color w:val="000000"/>
                <w:sz w:val="22"/>
                <w:szCs w:val="22"/>
              </w:rPr>
            </w:pPr>
            <w:r>
              <w:rPr>
                <w:rFonts w:hint="eastAsia"/>
                <w:color w:val="000000"/>
                <w:sz w:val="22"/>
                <w:szCs w:val="22"/>
              </w:rPr>
              <w:t>SZHK_QTSLmmdd.DBF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2B72CBFB">
            <w:pPr>
              <w:rPr>
                <w:rFonts w:ascii="Calibri" w:hAnsi="Calibri" w:cs="Calibri"/>
                <w:kern w:val="0"/>
                <w:sz w:val="22"/>
                <w:szCs w:val="22"/>
                <w:lang w:val="en-GB"/>
              </w:rPr>
            </w:pPr>
          </w:p>
        </w:tc>
      </w:tr>
      <w:tr w14:paraId="64F7BE87">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47394D76">
            <w:pPr>
              <w:rPr>
                <w:rFonts w:ascii="宋体" w:hAnsi="宋体"/>
                <w:kern w:val="0"/>
                <w:sz w:val="22"/>
                <w:szCs w:val="22"/>
              </w:rPr>
            </w:pPr>
            <w:r>
              <w:rPr>
                <w:rFonts w:hint="eastAsia"/>
                <w:color w:val="000000"/>
                <w:sz w:val="22"/>
                <w:szCs w:val="22"/>
              </w:rPr>
              <w:t>通知信息文件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7C5D8899">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2B4E4288">
            <w:pPr>
              <w:rPr>
                <w:color w:val="000000"/>
                <w:sz w:val="22"/>
                <w:szCs w:val="22"/>
              </w:rPr>
            </w:pPr>
            <w:r>
              <w:rPr>
                <w:rFonts w:hint="eastAsia"/>
                <w:color w:val="000000"/>
                <w:sz w:val="22"/>
                <w:szCs w:val="22"/>
              </w:rPr>
              <w:t>SZHK_TZXXmmdd.DBF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745B1313">
            <w:pPr>
              <w:rPr>
                <w:rFonts w:ascii="Calibri" w:hAnsi="Calibri" w:cs="Calibri"/>
                <w:kern w:val="0"/>
                <w:sz w:val="22"/>
                <w:szCs w:val="22"/>
                <w:lang w:val="en-GB"/>
              </w:rPr>
            </w:pPr>
          </w:p>
        </w:tc>
      </w:tr>
      <w:tr w14:paraId="5204D3B4">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0F554059">
            <w:pPr>
              <w:rPr>
                <w:rFonts w:ascii="宋体" w:hAnsi="宋体"/>
                <w:kern w:val="0"/>
                <w:sz w:val="22"/>
                <w:szCs w:val="22"/>
              </w:rPr>
            </w:pPr>
            <w:r>
              <w:rPr>
                <w:rFonts w:hint="eastAsia"/>
                <w:color w:val="000000"/>
                <w:sz w:val="22"/>
                <w:szCs w:val="22"/>
              </w:rPr>
              <w:t>业务回报文件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5492611C">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0EA453A7">
            <w:pPr>
              <w:rPr>
                <w:color w:val="000000"/>
                <w:sz w:val="22"/>
                <w:szCs w:val="22"/>
              </w:rPr>
            </w:pPr>
            <w:r>
              <w:rPr>
                <w:rFonts w:hint="eastAsia"/>
                <w:color w:val="000000"/>
                <w:sz w:val="22"/>
                <w:szCs w:val="22"/>
              </w:rPr>
              <w:t>SZHK_YWHBmmdd.DBF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5129F766">
            <w:pPr>
              <w:rPr>
                <w:rFonts w:ascii="Calibri" w:hAnsi="Calibri" w:cs="Calibri"/>
                <w:kern w:val="0"/>
                <w:sz w:val="22"/>
                <w:szCs w:val="22"/>
                <w:lang w:val="en-GB"/>
              </w:rPr>
            </w:pPr>
          </w:p>
        </w:tc>
      </w:tr>
      <w:tr w14:paraId="5F2402BB">
        <w:tblPrEx>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1E3A7D74">
            <w:pPr>
              <w:rPr>
                <w:rFonts w:ascii="宋体" w:hAnsi="宋体"/>
                <w:kern w:val="0"/>
                <w:sz w:val="22"/>
                <w:szCs w:val="22"/>
              </w:rPr>
            </w:pPr>
            <w:r>
              <w:rPr>
                <w:rFonts w:hint="eastAsia"/>
                <w:color w:val="000000"/>
                <w:sz w:val="22"/>
                <w:szCs w:val="22"/>
              </w:rPr>
              <w:t>证券变动/非交易明细结果文件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44EB958B">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1CD4DD80">
            <w:pPr>
              <w:rPr>
                <w:rFonts w:ascii="宋体" w:hAnsi="宋体" w:cs="宋体"/>
                <w:color w:val="000000"/>
                <w:sz w:val="22"/>
                <w:szCs w:val="22"/>
              </w:rPr>
            </w:pPr>
            <w:r>
              <w:rPr>
                <w:rFonts w:hint="eastAsia"/>
                <w:color w:val="000000"/>
                <w:sz w:val="22"/>
                <w:szCs w:val="22"/>
              </w:rPr>
              <w:t>SZHK_SJSJGmmdd.DBF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2D422F79">
            <w:pPr>
              <w:rPr>
                <w:rFonts w:ascii="Calibri" w:hAnsi="Calibri" w:cs="Calibri"/>
                <w:kern w:val="0"/>
                <w:sz w:val="22"/>
                <w:szCs w:val="22"/>
                <w:lang w:val="en-GB"/>
              </w:rPr>
            </w:pPr>
          </w:p>
        </w:tc>
      </w:tr>
      <w:tr w14:paraId="3EF363ED">
        <w:tblPrEx>
          <w:shd w:val="clear" w:color="auto" w:fill="C7EDCC"/>
          <w:tblCellMar>
            <w:top w:w="0" w:type="dxa"/>
            <w:left w:w="0" w:type="dxa"/>
            <w:bottom w:w="0" w:type="dxa"/>
            <w:right w:w="0" w:type="dxa"/>
          </w:tblCellMar>
        </w:tblPrEx>
        <w:trPr>
          <w:trHeight w:val="285" w:hRule="atLeast"/>
        </w:trPr>
        <w:tc>
          <w:tcPr>
            <w:tcW w:w="2440" w:type="dxa"/>
            <w:gridSpan w:val="2"/>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0389AE9B">
            <w:pPr>
              <w:rPr>
                <w:rFonts w:ascii="宋体" w:hAnsi="宋体"/>
                <w:kern w:val="0"/>
                <w:sz w:val="22"/>
                <w:szCs w:val="22"/>
              </w:rPr>
            </w:pPr>
            <w:r>
              <w:rPr>
                <w:rFonts w:hint="eastAsia"/>
                <w:color w:val="000000"/>
                <w:sz w:val="22"/>
                <w:szCs w:val="22"/>
              </w:rPr>
              <w:t>证券余额对账文件</w:t>
            </w:r>
          </w:p>
        </w:tc>
        <w:tc>
          <w:tcPr>
            <w:tcW w:w="1276"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53FC2EA6">
            <w:pPr>
              <w:rPr>
                <w:rFonts w:ascii="Calibri" w:hAnsi="Calibri" w:cs="Calibri"/>
                <w:kern w:val="0"/>
                <w:sz w:val="22"/>
                <w:szCs w:val="22"/>
                <w:lang w:val="en-GB"/>
              </w:rPr>
            </w:pPr>
          </w:p>
        </w:tc>
        <w:tc>
          <w:tcPr>
            <w:tcW w:w="2835" w:type="dxa"/>
            <w:tcBorders>
              <w:top w:val="single" w:color="auto" w:sz="4" w:space="0"/>
              <w:left w:val="single" w:color="auto" w:sz="4" w:space="0"/>
              <w:bottom w:val="single" w:color="auto" w:sz="4" w:space="0"/>
              <w:right w:val="nil"/>
            </w:tcBorders>
            <w:shd w:val="clear" w:color="auto" w:fill="C7EDCC"/>
            <w:tcMar>
              <w:top w:w="0" w:type="dxa"/>
              <w:left w:w="108" w:type="dxa"/>
              <w:bottom w:w="0" w:type="dxa"/>
              <w:right w:w="108" w:type="dxa"/>
            </w:tcMar>
          </w:tcPr>
          <w:p w14:paraId="0C9674F1">
            <w:pPr>
              <w:rPr>
                <w:color w:val="000000"/>
                <w:sz w:val="22"/>
                <w:szCs w:val="22"/>
              </w:rPr>
            </w:pPr>
            <w:r>
              <w:rPr>
                <w:rFonts w:hint="eastAsia"/>
                <w:color w:val="000000"/>
                <w:sz w:val="22"/>
                <w:szCs w:val="22"/>
              </w:rPr>
              <w:t>SZHK_SJSDZmmdd.DBF</w:t>
            </w:r>
          </w:p>
        </w:tc>
        <w:tc>
          <w:tcPr>
            <w:tcW w:w="2329" w:type="dxa"/>
            <w:tcBorders>
              <w:top w:val="single" w:color="auto" w:sz="4" w:space="0"/>
              <w:left w:val="nil"/>
              <w:bottom w:val="single" w:color="auto" w:sz="4" w:space="0"/>
              <w:right w:val="single" w:color="auto" w:sz="4" w:space="0"/>
            </w:tcBorders>
            <w:shd w:val="clear" w:color="auto" w:fill="C7EDCC"/>
            <w:tcMar>
              <w:top w:w="0" w:type="dxa"/>
              <w:left w:w="108" w:type="dxa"/>
              <w:bottom w:w="0" w:type="dxa"/>
              <w:right w:w="108" w:type="dxa"/>
            </w:tcMar>
          </w:tcPr>
          <w:p w14:paraId="031104D7">
            <w:pPr>
              <w:rPr>
                <w:rFonts w:ascii="Calibri" w:hAnsi="Calibri" w:cs="Calibri"/>
                <w:kern w:val="0"/>
                <w:sz w:val="22"/>
                <w:szCs w:val="22"/>
                <w:lang w:val="en-GB"/>
              </w:rPr>
            </w:pPr>
          </w:p>
        </w:tc>
      </w:tr>
      <w:tr w14:paraId="493F3D09">
        <w:tblPrEx>
          <w:shd w:val="clear" w:color="auto" w:fill="C7EDCC"/>
          <w:tblCellMar>
            <w:top w:w="0" w:type="dxa"/>
            <w:left w:w="0" w:type="dxa"/>
            <w:bottom w:w="0" w:type="dxa"/>
            <w:right w:w="0" w:type="dxa"/>
          </w:tblCellMar>
        </w:tblPrEx>
        <w:trPr>
          <w:trHeight w:val="290" w:hRule="atLeast"/>
        </w:trPr>
        <w:tc>
          <w:tcPr>
            <w:tcW w:w="2440" w:type="dxa"/>
            <w:gridSpan w:val="2"/>
            <w:tcBorders>
              <w:top w:val="single" w:color="auto" w:sz="4" w:space="0"/>
              <w:left w:val="nil"/>
              <w:bottom w:val="single" w:color="auto" w:sz="8" w:space="0"/>
              <w:right w:val="nil"/>
            </w:tcBorders>
            <w:shd w:val="clear" w:color="auto" w:fill="C7EDCC"/>
            <w:tcMar>
              <w:top w:w="0" w:type="dxa"/>
              <w:left w:w="108" w:type="dxa"/>
              <w:bottom w:w="0" w:type="dxa"/>
              <w:right w:w="108" w:type="dxa"/>
            </w:tcMar>
          </w:tcPr>
          <w:p w14:paraId="1A4D614E">
            <w:pPr>
              <w:widowControl/>
              <w:rPr>
                <w:rFonts w:ascii="Calibri" w:hAnsi="Calibri" w:cs="Calibri"/>
                <w:kern w:val="0"/>
                <w:sz w:val="22"/>
                <w:szCs w:val="22"/>
                <w:lang w:val="en-GB"/>
              </w:rPr>
            </w:pPr>
          </w:p>
          <w:p w14:paraId="259AAE87">
            <w:pPr>
              <w:widowControl/>
              <w:rPr>
                <w:kern w:val="0"/>
                <w:szCs w:val="21"/>
              </w:rPr>
            </w:pPr>
            <w:r>
              <w:rPr>
                <w:rFonts w:hint="eastAsia" w:ascii="Calibri" w:hAnsi="Calibri" w:cs="Calibri"/>
                <w:kern w:val="0"/>
                <w:sz w:val="22"/>
                <w:szCs w:val="22"/>
                <w:lang w:val="en-GB"/>
              </w:rPr>
              <w:t>4</w:t>
            </w:r>
            <w:r>
              <w:rPr>
                <w:rFonts w:hint="eastAsia" w:ascii="宋体" w:hAnsi="宋体"/>
                <w:kern w:val="0"/>
                <w:sz w:val="22"/>
                <w:szCs w:val="22"/>
              </w:rPr>
              <w:t>、股转市场交易</w:t>
            </w:r>
          </w:p>
        </w:tc>
        <w:tc>
          <w:tcPr>
            <w:tcW w:w="1276" w:type="dxa"/>
            <w:tcBorders>
              <w:top w:val="single" w:color="auto" w:sz="4" w:space="0"/>
              <w:left w:val="nil"/>
              <w:bottom w:val="single" w:color="auto" w:sz="8" w:space="0"/>
              <w:right w:val="nil"/>
            </w:tcBorders>
            <w:shd w:val="clear" w:color="auto" w:fill="C7EDCC"/>
            <w:tcMar>
              <w:top w:w="0" w:type="dxa"/>
              <w:left w:w="108" w:type="dxa"/>
              <w:bottom w:w="0" w:type="dxa"/>
              <w:right w:w="108" w:type="dxa"/>
            </w:tcMar>
          </w:tcPr>
          <w:p w14:paraId="3A262592">
            <w:pPr>
              <w:widowControl/>
              <w:rPr>
                <w:kern w:val="0"/>
                <w:szCs w:val="21"/>
              </w:rPr>
            </w:pPr>
            <w:r>
              <w:rPr>
                <w:rFonts w:ascii="Calibri" w:hAnsi="Calibri" w:cs="Calibri"/>
                <w:kern w:val="0"/>
                <w:sz w:val="22"/>
                <w:szCs w:val="22"/>
                <w:lang w:val="en-GB"/>
              </w:rPr>
              <w:t> </w:t>
            </w:r>
          </w:p>
        </w:tc>
        <w:tc>
          <w:tcPr>
            <w:tcW w:w="2835" w:type="dxa"/>
            <w:tcBorders>
              <w:top w:val="single" w:color="auto" w:sz="4" w:space="0"/>
              <w:left w:val="nil"/>
              <w:bottom w:val="single" w:color="auto" w:sz="8" w:space="0"/>
              <w:right w:val="nil"/>
            </w:tcBorders>
            <w:shd w:val="clear" w:color="auto" w:fill="C7EDCC"/>
            <w:tcMar>
              <w:top w:w="0" w:type="dxa"/>
              <w:left w:w="108" w:type="dxa"/>
              <w:bottom w:w="0" w:type="dxa"/>
              <w:right w:w="108" w:type="dxa"/>
            </w:tcMar>
          </w:tcPr>
          <w:p w14:paraId="647C122D">
            <w:pPr>
              <w:widowControl/>
              <w:rPr>
                <w:kern w:val="0"/>
                <w:szCs w:val="21"/>
              </w:rPr>
            </w:pPr>
            <w:r>
              <w:rPr>
                <w:rFonts w:ascii="Calibri" w:hAnsi="Calibri" w:cs="Calibri"/>
                <w:kern w:val="0"/>
                <w:sz w:val="22"/>
                <w:szCs w:val="22"/>
                <w:lang w:val="en-GB"/>
              </w:rPr>
              <w:t> </w:t>
            </w:r>
          </w:p>
        </w:tc>
        <w:tc>
          <w:tcPr>
            <w:tcW w:w="2329" w:type="dxa"/>
            <w:tcBorders>
              <w:top w:val="single" w:color="auto" w:sz="4" w:space="0"/>
              <w:left w:val="nil"/>
              <w:bottom w:val="single" w:color="auto" w:sz="8" w:space="0"/>
              <w:right w:val="nil"/>
            </w:tcBorders>
            <w:shd w:val="clear" w:color="auto" w:fill="C7EDCC"/>
            <w:tcMar>
              <w:top w:w="0" w:type="dxa"/>
              <w:left w:w="108" w:type="dxa"/>
              <w:bottom w:w="0" w:type="dxa"/>
              <w:right w:w="108" w:type="dxa"/>
            </w:tcMar>
          </w:tcPr>
          <w:p w14:paraId="06D234C6">
            <w:pPr>
              <w:widowControl/>
              <w:rPr>
                <w:kern w:val="0"/>
                <w:szCs w:val="21"/>
              </w:rPr>
            </w:pPr>
            <w:r>
              <w:rPr>
                <w:rFonts w:ascii="Calibri" w:hAnsi="Calibri" w:cs="Calibri"/>
                <w:kern w:val="0"/>
                <w:sz w:val="22"/>
                <w:szCs w:val="22"/>
                <w:lang w:val="en-GB"/>
              </w:rPr>
              <w:t> </w:t>
            </w:r>
          </w:p>
        </w:tc>
      </w:tr>
      <w:tr w14:paraId="5129853D">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A156973">
            <w:pPr>
              <w:widowControl/>
              <w:rPr>
                <w:kern w:val="0"/>
                <w:szCs w:val="21"/>
              </w:rPr>
            </w:pPr>
            <w:r>
              <w:rPr>
                <w:rFonts w:hint="eastAsia" w:ascii="宋体" w:hAnsi="宋体"/>
                <w:kern w:val="0"/>
                <w:sz w:val="22"/>
                <w:szCs w:val="22"/>
              </w:rPr>
              <w:t>文件描述</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27B18D3">
            <w:pPr>
              <w:widowControl/>
              <w:rPr>
                <w:kern w:val="0"/>
                <w:szCs w:val="21"/>
              </w:rPr>
            </w:pPr>
            <w:r>
              <w:rPr>
                <w:rFonts w:hint="eastAsia" w:ascii="宋体" w:hAnsi="宋体"/>
                <w:kern w:val="0"/>
                <w:sz w:val="22"/>
                <w:szCs w:val="22"/>
              </w:rPr>
              <w:t>文件来源</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07742B66">
            <w:pPr>
              <w:widowControl/>
              <w:rPr>
                <w:kern w:val="0"/>
                <w:szCs w:val="21"/>
              </w:rPr>
            </w:pPr>
            <w:r>
              <w:rPr>
                <w:rFonts w:hint="eastAsia" w:ascii="宋体" w:hAnsi="宋体"/>
                <w:kern w:val="0"/>
                <w:sz w:val="22"/>
                <w:szCs w:val="22"/>
              </w:rPr>
              <w:t>文件名</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EB1AC3E">
            <w:pPr>
              <w:widowControl/>
              <w:rPr>
                <w:kern w:val="0"/>
                <w:szCs w:val="21"/>
              </w:rPr>
            </w:pPr>
            <w:r>
              <w:rPr>
                <w:rFonts w:ascii="Calibri" w:hAnsi="Calibri" w:cs="Calibri"/>
                <w:kern w:val="0"/>
                <w:sz w:val="22"/>
                <w:szCs w:val="22"/>
                <w:lang w:val="en-GB"/>
              </w:rPr>
              <w:t> </w:t>
            </w:r>
          </w:p>
        </w:tc>
      </w:tr>
      <w:tr w14:paraId="4E451AF8">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0E95046">
            <w:pPr>
              <w:widowControl/>
              <w:rPr>
                <w:kern w:val="0"/>
                <w:szCs w:val="21"/>
              </w:rPr>
            </w:pPr>
            <w:r>
              <w:rPr>
                <w:rFonts w:hint="eastAsia" w:ascii="宋体" w:hAnsi="宋体"/>
                <w:kern w:val="0"/>
                <w:sz w:val="22"/>
                <w:szCs w:val="22"/>
              </w:rPr>
              <w:t>股转回报库</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1B96279">
            <w:pPr>
              <w:widowControl/>
              <w:rPr>
                <w:kern w:val="0"/>
                <w:szCs w:val="21"/>
              </w:rPr>
            </w:pPr>
            <w:r>
              <w:rPr>
                <w:rFonts w:hint="eastAsia" w:ascii="宋体" w:hAnsi="宋体"/>
                <w:kern w:val="0"/>
                <w:sz w:val="22"/>
                <w:szCs w:val="22"/>
              </w:rPr>
              <w:t>股转系统</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0039C04">
            <w:pPr>
              <w:widowControl/>
              <w:rPr>
                <w:kern w:val="0"/>
                <w:szCs w:val="21"/>
              </w:rPr>
            </w:pPr>
            <w:r>
              <w:rPr>
                <w:rFonts w:ascii="Calibri" w:hAnsi="Calibri" w:cs="Calibri"/>
                <w:kern w:val="0"/>
                <w:sz w:val="22"/>
                <w:szCs w:val="22"/>
                <w:lang w:val="en-GB"/>
              </w:rPr>
              <w:t>NQHB.DBF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5851A0C">
            <w:pPr>
              <w:widowControl/>
              <w:rPr>
                <w:kern w:val="0"/>
                <w:szCs w:val="21"/>
              </w:rPr>
            </w:pPr>
            <w:r>
              <w:rPr>
                <w:rFonts w:ascii="Calibri" w:hAnsi="Calibri" w:cs="Calibri"/>
                <w:kern w:val="0"/>
                <w:sz w:val="22"/>
                <w:szCs w:val="22"/>
                <w:lang w:val="en-GB"/>
              </w:rPr>
              <w:t> </w:t>
            </w:r>
          </w:p>
        </w:tc>
      </w:tr>
      <w:tr w14:paraId="6D8A7BC1">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C28896A">
            <w:pPr>
              <w:widowControl/>
              <w:rPr>
                <w:kern w:val="0"/>
                <w:szCs w:val="21"/>
              </w:rPr>
            </w:pPr>
            <w:r>
              <w:rPr>
                <w:rFonts w:hint="eastAsia" w:ascii="宋体" w:hAnsi="宋体"/>
                <w:kern w:val="0"/>
                <w:sz w:val="22"/>
                <w:szCs w:val="22"/>
              </w:rPr>
              <w:t>股份结算对帐库</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A2C81DF">
            <w:pPr>
              <w:widowControl/>
              <w:rPr>
                <w:kern w:val="0"/>
                <w:szCs w:val="21"/>
              </w:rPr>
            </w:pPr>
            <w:r>
              <w:rPr>
                <w:rFonts w:hint="eastAsia" w:ascii="宋体" w:hAnsi="宋体"/>
                <w:kern w:val="0"/>
                <w:sz w:val="22"/>
                <w:szCs w:val="22"/>
              </w:rPr>
              <w:t>北京中登</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287F241A">
            <w:pPr>
              <w:widowControl/>
              <w:rPr>
                <w:kern w:val="0"/>
                <w:szCs w:val="21"/>
              </w:rPr>
            </w:pPr>
            <w:r>
              <w:rPr>
                <w:rFonts w:ascii="Calibri" w:hAnsi="Calibri" w:cs="Calibri"/>
                <w:kern w:val="0"/>
                <w:sz w:val="22"/>
                <w:szCs w:val="22"/>
                <w:lang w:val="en-GB"/>
              </w:rPr>
              <w:t>BJSDZ.DBF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098B5FD">
            <w:pPr>
              <w:widowControl/>
              <w:rPr>
                <w:kern w:val="0"/>
                <w:szCs w:val="21"/>
              </w:rPr>
            </w:pPr>
            <w:r>
              <w:rPr>
                <w:rFonts w:ascii="Calibri" w:hAnsi="Calibri" w:cs="Calibri"/>
                <w:kern w:val="0"/>
                <w:sz w:val="22"/>
                <w:szCs w:val="22"/>
                <w:lang w:val="en-GB"/>
              </w:rPr>
              <w:t> </w:t>
            </w:r>
          </w:p>
        </w:tc>
      </w:tr>
      <w:tr w14:paraId="7F858846">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4BA9AF0">
            <w:pPr>
              <w:widowControl/>
              <w:rPr>
                <w:kern w:val="0"/>
                <w:szCs w:val="21"/>
              </w:rPr>
            </w:pPr>
            <w:r>
              <w:rPr>
                <w:rFonts w:hint="eastAsia" w:ascii="宋体" w:hAnsi="宋体"/>
                <w:kern w:val="0"/>
                <w:sz w:val="22"/>
                <w:szCs w:val="22"/>
              </w:rPr>
              <w:t>股转清算明细库</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5D6E4E5">
            <w:pPr>
              <w:widowControl/>
              <w:rPr>
                <w:kern w:val="0"/>
                <w:szCs w:val="21"/>
              </w:rPr>
            </w:pPr>
            <w:r>
              <w:rPr>
                <w:rFonts w:hint="eastAsia" w:ascii="宋体" w:hAnsi="宋体"/>
                <w:kern w:val="0"/>
                <w:sz w:val="22"/>
                <w:szCs w:val="22"/>
              </w:rPr>
              <w:t>北京中登</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1017FAD6">
            <w:pPr>
              <w:widowControl/>
              <w:rPr>
                <w:kern w:val="0"/>
                <w:szCs w:val="21"/>
              </w:rPr>
            </w:pPr>
            <w:r>
              <w:rPr>
                <w:rFonts w:ascii="Calibri" w:hAnsi="Calibri" w:cs="Calibri"/>
                <w:kern w:val="0"/>
                <w:sz w:val="22"/>
                <w:szCs w:val="22"/>
                <w:lang w:val="en-GB"/>
              </w:rPr>
              <w:t>BJSMX</w:t>
            </w:r>
            <w:del w:id="120" w:author="NTKO" w:date="2019-12-19T10:58:00Z">
              <w:r>
                <w:rPr>
                  <w:rFonts w:ascii="Calibri" w:hAnsi="Calibri" w:cs="Calibri"/>
                  <w:kern w:val="0"/>
                  <w:sz w:val="22"/>
                  <w:szCs w:val="22"/>
                  <w:lang w:val="en-GB"/>
                </w:rPr>
                <w:delText>1</w:delText>
              </w:r>
            </w:del>
            <w:ins w:id="121" w:author="NTKO" w:date="2019-12-19T10:58:00Z">
              <w:r>
                <w:rPr>
                  <w:rFonts w:ascii="Calibri" w:hAnsi="Calibri" w:cs="Calibri"/>
                  <w:kern w:val="0"/>
                  <w:sz w:val="22"/>
                  <w:szCs w:val="22"/>
                  <w:lang w:val="en-GB"/>
                </w:rPr>
                <w:t>n</w:t>
              </w:r>
            </w:ins>
            <w:r>
              <w:rPr>
                <w:rFonts w:ascii="Calibri" w:hAnsi="Calibri" w:cs="Calibri"/>
                <w:kern w:val="0"/>
                <w:sz w:val="22"/>
                <w:szCs w:val="22"/>
                <w:lang w:val="en-GB"/>
              </w:rPr>
              <w:t>.DBF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2FEAED3">
            <w:pPr>
              <w:widowControl/>
              <w:rPr>
                <w:kern w:val="0"/>
                <w:szCs w:val="21"/>
              </w:rPr>
            </w:pPr>
            <w:r>
              <w:rPr>
                <w:rFonts w:ascii="Calibri" w:hAnsi="Calibri" w:cs="Calibri"/>
                <w:kern w:val="0"/>
                <w:sz w:val="22"/>
                <w:szCs w:val="22"/>
                <w:lang w:val="en-GB"/>
              </w:rPr>
              <w:t> </w:t>
            </w:r>
          </w:p>
        </w:tc>
      </w:tr>
      <w:tr w14:paraId="6BFE3BE5">
        <w:tblPrEx>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40C9EB67">
            <w:pPr>
              <w:widowControl/>
              <w:rPr>
                <w:kern w:val="0"/>
                <w:szCs w:val="21"/>
              </w:rPr>
            </w:pPr>
            <w:r>
              <w:rPr>
                <w:rFonts w:hint="eastAsia" w:ascii="宋体" w:hAnsi="宋体"/>
                <w:kern w:val="0"/>
                <w:sz w:val="22"/>
                <w:szCs w:val="22"/>
              </w:rPr>
              <w:t>股转明细结果库</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D58B6A5">
            <w:pPr>
              <w:widowControl/>
              <w:rPr>
                <w:kern w:val="0"/>
                <w:szCs w:val="21"/>
              </w:rPr>
            </w:pPr>
            <w:r>
              <w:rPr>
                <w:rFonts w:hint="eastAsia" w:ascii="宋体" w:hAnsi="宋体"/>
                <w:kern w:val="0"/>
                <w:sz w:val="22"/>
                <w:szCs w:val="22"/>
              </w:rPr>
              <w:t>北京中登</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6F63A4D1">
            <w:pPr>
              <w:widowControl/>
              <w:rPr>
                <w:kern w:val="0"/>
                <w:szCs w:val="21"/>
              </w:rPr>
            </w:pPr>
            <w:r>
              <w:rPr>
                <w:rFonts w:ascii="Calibri" w:hAnsi="Calibri" w:cs="Calibri"/>
                <w:kern w:val="0"/>
                <w:sz w:val="22"/>
                <w:szCs w:val="22"/>
                <w:lang w:val="en-GB"/>
              </w:rPr>
              <w:t>BJSJG.DBF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CB6CDB3">
            <w:pPr>
              <w:widowControl/>
              <w:rPr>
                <w:kern w:val="0"/>
                <w:szCs w:val="21"/>
              </w:rPr>
            </w:pPr>
            <w:r>
              <w:rPr>
                <w:rFonts w:ascii="Calibri" w:hAnsi="Calibri" w:cs="Calibri"/>
                <w:kern w:val="0"/>
                <w:sz w:val="22"/>
                <w:szCs w:val="22"/>
                <w:lang w:val="en-GB"/>
              </w:rPr>
              <w:t> </w:t>
            </w:r>
          </w:p>
        </w:tc>
      </w:tr>
      <w:tr w14:paraId="3BCEA1C3">
        <w:tblPrEx>
          <w:tblCellMar>
            <w:top w:w="0" w:type="dxa"/>
            <w:left w:w="0" w:type="dxa"/>
            <w:bottom w:w="0" w:type="dxa"/>
            <w:right w:w="0" w:type="dxa"/>
          </w:tblCellMar>
        </w:tblPrEx>
        <w:trPr>
          <w:trHeight w:val="290" w:hRule="atLeast"/>
          <w:ins w:id="122" w:author="NTKO" w:date="2019-12-19T10:57:00Z"/>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134CA14D">
            <w:pPr>
              <w:widowControl/>
              <w:rPr>
                <w:ins w:id="123" w:author="NTKO" w:date="2019-12-19T10:57:00Z"/>
                <w:rFonts w:ascii="宋体" w:hAnsi="宋体"/>
                <w:kern w:val="0"/>
                <w:sz w:val="22"/>
                <w:szCs w:val="22"/>
              </w:rPr>
            </w:pPr>
            <w:ins w:id="124" w:author="NTKO" w:date="2019-12-19T10:57:00Z">
              <w:r>
                <w:rPr>
                  <w:rFonts w:hint="eastAsia" w:ascii="宋体" w:hAnsi="宋体"/>
                  <w:kern w:val="0"/>
                  <w:sz w:val="22"/>
                  <w:szCs w:val="22"/>
                </w:rPr>
                <w:t>持股人明细库</w:t>
              </w:r>
            </w:ins>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7DD4CA08">
            <w:pPr>
              <w:widowControl/>
              <w:rPr>
                <w:ins w:id="125" w:author="NTKO" w:date="2019-12-19T10:57:00Z"/>
                <w:rFonts w:ascii="宋体" w:hAnsi="宋体"/>
                <w:kern w:val="0"/>
                <w:sz w:val="22"/>
                <w:szCs w:val="22"/>
              </w:rPr>
            </w:pPr>
            <w:ins w:id="126" w:author="NTKO" w:date="2019-12-19T10:57:00Z">
              <w:r>
                <w:rPr>
                  <w:rFonts w:hint="eastAsia" w:ascii="宋体" w:hAnsi="宋体"/>
                  <w:kern w:val="0"/>
                  <w:sz w:val="22"/>
                  <w:szCs w:val="22"/>
                </w:rPr>
                <w:t>北京中登</w:t>
              </w:r>
            </w:ins>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6757848C">
            <w:pPr>
              <w:widowControl/>
              <w:rPr>
                <w:ins w:id="127" w:author="NTKO" w:date="2019-12-19T10:57:00Z"/>
                <w:rFonts w:ascii="Calibri" w:hAnsi="Calibri" w:cs="Calibri"/>
                <w:kern w:val="0"/>
                <w:sz w:val="22"/>
                <w:szCs w:val="22"/>
                <w:lang w:val="en-GB"/>
              </w:rPr>
            </w:pPr>
            <w:ins w:id="128" w:author="NTKO" w:date="2019-12-19T10:57:00Z">
              <w:r>
                <w:rPr>
                  <w:rFonts w:ascii="Calibri" w:hAnsi="Calibri" w:cs="Calibri"/>
                  <w:kern w:val="0"/>
                  <w:sz w:val="22"/>
                  <w:szCs w:val="22"/>
                  <w:lang w:val="en-GB"/>
                </w:rPr>
                <w:t>BJSMC.DBF</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384E194">
            <w:pPr>
              <w:widowControl/>
              <w:rPr>
                <w:ins w:id="129" w:author="NTKO" w:date="2019-12-19T10:57:00Z"/>
                <w:rFonts w:ascii="Calibri" w:hAnsi="Calibri" w:cs="Calibri"/>
                <w:kern w:val="0"/>
                <w:sz w:val="22"/>
                <w:szCs w:val="22"/>
                <w:lang w:val="en-GB"/>
              </w:rPr>
            </w:pPr>
          </w:p>
        </w:tc>
      </w:tr>
      <w:tr w14:paraId="107C1139">
        <w:tblPrEx>
          <w:shd w:val="clear" w:color="auto" w:fill="C7EDCC"/>
          <w:tblCellMar>
            <w:top w:w="0" w:type="dxa"/>
            <w:left w:w="0" w:type="dxa"/>
            <w:bottom w:w="0" w:type="dxa"/>
            <w:right w:w="0" w:type="dxa"/>
          </w:tblCellMar>
        </w:tblPrEx>
        <w:trPr>
          <w:trHeight w:val="290" w:hRule="atLeast"/>
          <w:ins w:id="130" w:author="NTKO" w:date="2019-12-19T10:59:00Z"/>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1209C1F">
            <w:pPr>
              <w:widowControl/>
              <w:rPr>
                <w:ins w:id="131" w:author="NTKO" w:date="2019-12-19T10:59:00Z"/>
                <w:rFonts w:ascii="宋体" w:hAnsi="宋体"/>
                <w:kern w:val="0"/>
                <w:sz w:val="22"/>
                <w:szCs w:val="22"/>
              </w:rPr>
            </w:pPr>
            <w:ins w:id="132" w:author="NTKO" w:date="2019-12-19T10:59:00Z">
              <w:r>
                <w:rPr>
                  <w:rFonts w:hint="eastAsia" w:ascii="宋体" w:hAnsi="宋体"/>
                  <w:kern w:val="0"/>
                  <w:sz w:val="22"/>
                  <w:szCs w:val="22"/>
                </w:rPr>
                <w:t>征税明细信息库</w:t>
              </w:r>
            </w:ins>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B12026A">
            <w:pPr>
              <w:widowControl/>
              <w:rPr>
                <w:ins w:id="133" w:author="NTKO" w:date="2019-12-19T10:59:00Z"/>
                <w:rFonts w:ascii="宋体" w:hAnsi="宋体"/>
                <w:kern w:val="0"/>
                <w:sz w:val="22"/>
                <w:szCs w:val="22"/>
              </w:rPr>
            </w:pPr>
            <w:ins w:id="134" w:author="NTKO" w:date="2019-12-19T10:59:00Z">
              <w:r>
                <w:rPr>
                  <w:rFonts w:hint="eastAsia" w:ascii="宋体" w:hAnsi="宋体"/>
                  <w:kern w:val="0"/>
                  <w:sz w:val="22"/>
                  <w:szCs w:val="22"/>
                </w:rPr>
                <w:t>北京中登</w:t>
              </w:r>
            </w:ins>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CF37C57">
            <w:pPr>
              <w:widowControl/>
              <w:rPr>
                <w:ins w:id="135" w:author="NTKO" w:date="2019-12-19T10:59:00Z"/>
                <w:rFonts w:ascii="Calibri" w:hAnsi="Calibri" w:cs="Calibri"/>
                <w:kern w:val="0"/>
                <w:sz w:val="22"/>
                <w:szCs w:val="22"/>
                <w:lang w:val="en-GB"/>
              </w:rPr>
            </w:pPr>
            <w:ins w:id="136" w:author="NTKO" w:date="2019-12-19T11:00:00Z">
              <w:r>
                <w:rPr>
                  <w:rFonts w:ascii="Calibri" w:hAnsi="Calibri" w:cs="Calibri"/>
                  <w:kern w:val="0"/>
                  <w:sz w:val="22"/>
                  <w:szCs w:val="22"/>
                  <w:lang w:val="en-GB"/>
                </w:rPr>
                <w:t>BJZSMX.DBF</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3F60720">
            <w:pPr>
              <w:widowControl/>
              <w:rPr>
                <w:ins w:id="137" w:author="NTKO" w:date="2019-12-19T10:59:00Z"/>
                <w:rFonts w:ascii="Calibri" w:hAnsi="Calibri" w:cs="Calibri"/>
                <w:kern w:val="0"/>
                <w:sz w:val="22"/>
                <w:szCs w:val="22"/>
                <w:lang w:val="en-GB"/>
              </w:rPr>
            </w:pPr>
          </w:p>
        </w:tc>
      </w:tr>
      <w:tr w14:paraId="10ADB37D">
        <w:tblPrEx>
          <w:tblCellMar>
            <w:top w:w="0" w:type="dxa"/>
            <w:left w:w="0" w:type="dxa"/>
            <w:bottom w:w="0" w:type="dxa"/>
            <w:right w:w="0" w:type="dxa"/>
          </w:tblCellMar>
        </w:tblPrEx>
        <w:trPr>
          <w:trHeight w:val="290" w:hRule="atLeast"/>
          <w:ins w:id="138" w:author="NTKO" w:date="2019-12-19T11:00:00Z"/>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2AD6CD6">
            <w:pPr>
              <w:widowControl/>
              <w:rPr>
                <w:ins w:id="139" w:author="NTKO" w:date="2019-12-19T11:00:00Z"/>
                <w:rFonts w:ascii="宋体" w:hAnsi="宋体"/>
                <w:kern w:val="0"/>
                <w:sz w:val="22"/>
                <w:szCs w:val="22"/>
              </w:rPr>
            </w:pPr>
            <w:ins w:id="140" w:author="NTKO" w:date="2019-12-19T11:00:00Z">
              <w:r>
                <w:rPr>
                  <w:rFonts w:hint="eastAsia" w:ascii="宋体" w:hAnsi="宋体"/>
                  <w:kern w:val="0"/>
                  <w:sz w:val="22"/>
                  <w:szCs w:val="22"/>
                </w:rPr>
                <w:t>征税明细反馈库</w:t>
              </w:r>
            </w:ins>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234F8E6">
            <w:pPr>
              <w:widowControl/>
              <w:rPr>
                <w:ins w:id="141" w:author="NTKO" w:date="2019-12-19T11:00:00Z"/>
                <w:rFonts w:ascii="宋体" w:hAnsi="宋体"/>
                <w:kern w:val="0"/>
                <w:sz w:val="22"/>
                <w:szCs w:val="22"/>
              </w:rPr>
            </w:pPr>
            <w:ins w:id="142" w:author="NTKO" w:date="2019-12-19T11:00:00Z">
              <w:r>
                <w:rPr>
                  <w:rFonts w:hint="eastAsia" w:ascii="宋体" w:hAnsi="宋体"/>
                  <w:kern w:val="0"/>
                  <w:sz w:val="22"/>
                  <w:szCs w:val="22"/>
                </w:rPr>
                <w:t>北京中登</w:t>
              </w:r>
            </w:ins>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53D815F">
            <w:pPr>
              <w:widowControl/>
              <w:rPr>
                <w:ins w:id="143" w:author="NTKO" w:date="2019-12-19T11:00:00Z"/>
                <w:rFonts w:ascii="Calibri" w:hAnsi="Calibri" w:cs="Calibri"/>
                <w:kern w:val="0"/>
                <w:sz w:val="22"/>
                <w:szCs w:val="22"/>
                <w:lang w:val="en-GB"/>
              </w:rPr>
            </w:pPr>
            <w:ins w:id="144" w:author="NTKO" w:date="2019-12-19T11:00:00Z">
              <w:r>
                <w:rPr>
                  <w:rFonts w:ascii="Calibri" w:hAnsi="Calibri" w:cs="Calibri"/>
                  <w:kern w:val="0"/>
                  <w:sz w:val="22"/>
                  <w:szCs w:val="22"/>
                  <w:lang w:val="en-GB"/>
                </w:rPr>
                <w:t>BJZSMXFK.DBF</w:t>
              </w:r>
            </w:ins>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39906FC">
            <w:pPr>
              <w:widowControl/>
              <w:rPr>
                <w:ins w:id="145" w:author="NTKO" w:date="2019-12-19T11:00:00Z"/>
                <w:rFonts w:ascii="Calibri" w:hAnsi="Calibri" w:cs="Calibri"/>
                <w:kern w:val="0"/>
                <w:sz w:val="22"/>
                <w:szCs w:val="22"/>
                <w:lang w:val="en-GB"/>
              </w:rPr>
            </w:pPr>
          </w:p>
        </w:tc>
      </w:tr>
      <w:tr w14:paraId="750773C8">
        <w:tblPrEx>
          <w:tblCellMar>
            <w:top w:w="0" w:type="dxa"/>
            <w:left w:w="0" w:type="dxa"/>
            <w:bottom w:w="0" w:type="dxa"/>
            <w:right w:w="0" w:type="dxa"/>
          </w:tblCellMar>
        </w:tblPrEx>
        <w:trPr>
          <w:trHeight w:val="290" w:hRule="atLeast"/>
          <w:del w:id="146" w:author="NTKO" w:date="2019-12-19T11:00:00Z"/>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2CB6FE4">
            <w:pPr>
              <w:widowControl/>
              <w:rPr>
                <w:del w:id="147" w:author="NTKO" w:date="2019-12-19T11:00:00Z"/>
                <w:kern w:val="0"/>
                <w:szCs w:val="21"/>
              </w:rPr>
            </w:pPr>
            <w:del w:id="148" w:author="NTKO" w:date="2019-12-19T11:00:00Z">
              <w:r>
                <w:rPr>
                  <w:rFonts w:hint="eastAsia" w:ascii="宋体" w:hAnsi="宋体"/>
                  <w:kern w:val="0"/>
                  <w:sz w:val="22"/>
                  <w:szCs w:val="22"/>
                </w:rPr>
                <w:delText>股转证券信息</w:delText>
              </w:r>
            </w:del>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190617D">
            <w:pPr>
              <w:widowControl/>
              <w:rPr>
                <w:del w:id="149" w:author="NTKO" w:date="2019-12-19T11:00:00Z"/>
                <w:kern w:val="0"/>
                <w:szCs w:val="21"/>
              </w:rPr>
            </w:pPr>
            <w:del w:id="150" w:author="NTKO" w:date="2019-12-19T11:00:00Z">
              <w:r>
                <w:rPr>
                  <w:rFonts w:hint="eastAsia" w:ascii="宋体" w:hAnsi="宋体"/>
                  <w:kern w:val="0"/>
                  <w:sz w:val="22"/>
                  <w:szCs w:val="22"/>
                </w:rPr>
                <w:delText>股转系统</w:delText>
              </w:r>
            </w:del>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1AF89C01">
            <w:pPr>
              <w:widowControl/>
              <w:rPr>
                <w:del w:id="151" w:author="NTKO" w:date="2019-12-19T11:00:00Z"/>
                <w:kern w:val="0"/>
                <w:szCs w:val="21"/>
              </w:rPr>
            </w:pPr>
            <w:del w:id="152" w:author="NTKO" w:date="2019-12-19T11:00:00Z">
              <w:r>
                <w:rPr>
                  <w:rFonts w:ascii="Calibri" w:hAnsi="Calibri" w:cs="Calibri"/>
                  <w:kern w:val="0"/>
                  <w:sz w:val="22"/>
                  <w:szCs w:val="22"/>
                  <w:lang w:val="en-GB"/>
                </w:rPr>
                <w:delText>NQXX.DBF</w:delText>
              </w:r>
            </w:del>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E85908E">
            <w:pPr>
              <w:widowControl/>
              <w:rPr>
                <w:del w:id="153" w:author="NTKO" w:date="2019-12-19T11:00:00Z"/>
                <w:kern w:val="0"/>
                <w:szCs w:val="21"/>
              </w:rPr>
            </w:pPr>
            <w:del w:id="154" w:author="NTKO" w:date="2019-12-19T11:00:00Z">
              <w:r>
                <w:rPr>
                  <w:rFonts w:ascii="Calibri" w:hAnsi="Calibri" w:cs="Calibri"/>
                  <w:kern w:val="0"/>
                  <w:sz w:val="22"/>
                  <w:szCs w:val="22"/>
                  <w:lang w:val="en-GB"/>
                </w:rPr>
                <w:delText> </w:delText>
              </w:r>
            </w:del>
          </w:p>
        </w:tc>
      </w:tr>
      <w:tr w14:paraId="5D87AA27">
        <w:tblPrEx>
          <w:shd w:val="clear" w:color="auto" w:fill="C7EDCC"/>
          <w:tblCellMar>
            <w:top w:w="0" w:type="dxa"/>
            <w:left w:w="0" w:type="dxa"/>
            <w:bottom w:w="0" w:type="dxa"/>
            <w:right w:w="0" w:type="dxa"/>
          </w:tblCellMar>
        </w:tblPrEx>
        <w:trPr>
          <w:trHeight w:val="290" w:hRule="atLeast"/>
          <w:del w:id="155" w:author="NTKO" w:date="2019-12-19T11:00:00Z"/>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39F1C03C">
            <w:pPr>
              <w:widowControl/>
              <w:rPr>
                <w:del w:id="156" w:author="NTKO" w:date="2019-12-19T11:00:00Z"/>
                <w:kern w:val="0"/>
                <w:szCs w:val="21"/>
              </w:rPr>
            </w:pPr>
            <w:del w:id="157" w:author="NTKO" w:date="2019-12-19T11:00:00Z">
              <w:r>
                <w:rPr>
                  <w:rFonts w:hint="eastAsia" w:ascii="宋体" w:hAnsi="宋体"/>
                  <w:kern w:val="0"/>
                  <w:sz w:val="22"/>
                  <w:szCs w:val="22"/>
                </w:rPr>
                <w:delText>股转广播类信息</w:delText>
              </w:r>
            </w:del>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A688BF3">
            <w:pPr>
              <w:widowControl/>
              <w:rPr>
                <w:del w:id="158" w:author="NTKO" w:date="2019-12-19T11:00:00Z"/>
                <w:kern w:val="0"/>
                <w:szCs w:val="21"/>
              </w:rPr>
            </w:pPr>
            <w:del w:id="159" w:author="NTKO" w:date="2019-12-19T11:00:00Z">
              <w:r>
                <w:rPr>
                  <w:rFonts w:hint="eastAsia" w:ascii="宋体" w:hAnsi="宋体"/>
                  <w:kern w:val="0"/>
                  <w:sz w:val="22"/>
                  <w:szCs w:val="22"/>
                </w:rPr>
                <w:delText>股转系统</w:delText>
              </w:r>
            </w:del>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67CDAE0F">
            <w:pPr>
              <w:widowControl/>
              <w:rPr>
                <w:del w:id="160" w:author="NTKO" w:date="2019-12-19T11:00:00Z"/>
                <w:kern w:val="0"/>
                <w:szCs w:val="21"/>
              </w:rPr>
            </w:pPr>
            <w:del w:id="161" w:author="NTKO" w:date="2019-12-19T11:00:00Z">
              <w:r>
                <w:rPr>
                  <w:rFonts w:ascii="Calibri" w:hAnsi="Calibri" w:cs="Calibri"/>
                  <w:kern w:val="0"/>
                  <w:sz w:val="22"/>
                  <w:szCs w:val="22"/>
                  <w:lang w:val="en-GB"/>
                </w:rPr>
                <w:delText>BJSGB.DBF</w:delText>
              </w:r>
            </w:del>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589B6BE9">
            <w:pPr>
              <w:widowControl/>
              <w:rPr>
                <w:del w:id="162" w:author="NTKO" w:date="2019-12-19T11:00:00Z"/>
                <w:kern w:val="0"/>
                <w:szCs w:val="21"/>
              </w:rPr>
            </w:pPr>
            <w:del w:id="163" w:author="NTKO" w:date="2019-12-19T11:00:00Z">
              <w:r>
                <w:rPr>
                  <w:rFonts w:ascii="Calibri" w:hAnsi="Calibri" w:cs="Calibri"/>
                  <w:kern w:val="0"/>
                  <w:sz w:val="22"/>
                  <w:szCs w:val="22"/>
                  <w:lang w:val="en-GB"/>
                </w:rPr>
                <w:delText> </w:delText>
              </w:r>
            </w:del>
          </w:p>
        </w:tc>
      </w:tr>
      <w:tr w14:paraId="55D2A179">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nil"/>
              <w:bottom w:val="nil"/>
              <w:right w:val="nil"/>
            </w:tcBorders>
            <w:shd w:val="clear" w:color="auto" w:fill="C7EDCC"/>
            <w:tcMar>
              <w:top w:w="0" w:type="dxa"/>
              <w:left w:w="108" w:type="dxa"/>
              <w:bottom w:w="0" w:type="dxa"/>
              <w:right w:w="108" w:type="dxa"/>
            </w:tcMar>
          </w:tcPr>
          <w:p w14:paraId="38977236">
            <w:pPr>
              <w:widowControl/>
              <w:rPr>
                <w:kern w:val="0"/>
                <w:szCs w:val="21"/>
              </w:rPr>
            </w:pPr>
            <w:r>
              <w:rPr>
                <w:rFonts w:ascii="Calibri" w:hAnsi="Calibri" w:cs="Calibri"/>
                <w:kern w:val="0"/>
                <w:sz w:val="22"/>
                <w:szCs w:val="22"/>
                <w:lang w:val="en-GB"/>
              </w:rPr>
              <w:t> </w:t>
            </w:r>
          </w:p>
        </w:tc>
        <w:tc>
          <w:tcPr>
            <w:tcW w:w="1276" w:type="dxa"/>
            <w:tcBorders>
              <w:top w:val="nil"/>
              <w:left w:val="nil"/>
              <w:bottom w:val="nil"/>
              <w:right w:val="nil"/>
            </w:tcBorders>
            <w:shd w:val="clear" w:color="auto" w:fill="C7EDCC"/>
            <w:tcMar>
              <w:top w:w="0" w:type="dxa"/>
              <w:left w:w="108" w:type="dxa"/>
              <w:bottom w:w="0" w:type="dxa"/>
              <w:right w:w="108" w:type="dxa"/>
            </w:tcMar>
          </w:tcPr>
          <w:p w14:paraId="25054581">
            <w:pPr>
              <w:widowControl/>
              <w:rPr>
                <w:kern w:val="0"/>
                <w:szCs w:val="21"/>
              </w:rPr>
            </w:pPr>
            <w:r>
              <w:rPr>
                <w:rFonts w:ascii="Calibri" w:hAnsi="Calibri" w:cs="Calibri"/>
                <w:kern w:val="0"/>
                <w:sz w:val="22"/>
                <w:szCs w:val="22"/>
                <w:lang w:val="en-GB"/>
              </w:rPr>
              <w:t> </w:t>
            </w:r>
          </w:p>
        </w:tc>
        <w:tc>
          <w:tcPr>
            <w:tcW w:w="2835" w:type="dxa"/>
            <w:tcBorders>
              <w:top w:val="nil"/>
              <w:left w:val="nil"/>
              <w:bottom w:val="nil"/>
              <w:right w:val="nil"/>
            </w:tcBorders>
            <w:shd w:val="clear" w:color="auto" w:fill="C7EDCC"/>
            <w:tcMar>
              <w:top w:w="0" w:type="dxa"/>
              <w:left w:w="108" w:type="dxa"/>
              <w:bottom w:w="0" w:type="dxa"/>
              <w:right w:w="108" w:type="dxa"/>
            </w:tcMar>
          </w:tcPr>
          <w:p w14:paraId="56482F11">
            <w:pPr>
              <w:widowControl/>
              <w:rPr>
                <w:kern w:val="0"/>
                <w:szCs w:val="21"/>
              </w:rPr>
            </w:pPr>
            <w:r>
              <w:rPr>
                <w:rFonts w:ascii="Calibri" w:hAnsi="Calibri" w:cs="Calibri"/>
                <w:kern w:val="0"/>
                <w:sz w:val="22"/>
                <w:szCs w:val="22"/>
                <w:lang w:val="en-GB"/>
              </w:rPr>
              <w:t> </w:t>
            </w:r>
          </w:p>
        </w:tc>
        <w:tc>
          <w:tcPr>
            <w:tcW w:w="2329" w:type="dxa"/>
            <w:tcBorders>
              <w:top w:val="nil"/>
              <w:left w:val="nil"/>
              <w:bottom w:val="nil"/>
              <w:right w:val="nil"/>
            </w:tcBorders>
            <w:shd w:val="clear" w:color="auto" w:fill="C7EDCC"/>
            <w:tcMar>
              <w:top w:w="0" w:type="dxa"/>
              <w:left w:w="108" w:type="dxa"/>
              <w:bottom w:w="0" w:type="dxa"/>
              <w:right w:w="108" w:type="dxa"/>
            </w:tcMar>
          </w:tcPr>
          <w:p w14:paraId="2A428AC6">
            <w:pPr>
              <w:widowControl/>
              <w:rPr>
                <w:kern w:val="0"/>
                <w:szCs w:val="21"/>
              </w:rPr>
            </w:pPr>
            <w:r>
              <w:rPr>
                <w:rFonts w:ascii="Calibri" w:hAnsi="Calibri" w:cs="Calibri"/>
                <w:kern w:val="0"/>
                <w:sz w:val="22"/>
                <w:szCs w:val="22"/>
                <w:lang w:val="en-GB"/>
              </w:rPr>
              <w:t> </w:t>
            </w:r>
          </w:p>
        </w:tc>
      </w:tr>
      <w:tr w14:paraId="4FEDFE3E">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nil"/>
              <w:bottom w:val="single" w:color="auto" w:sz="8" w:space="0"/>
              <w:right w:val="nil"/>
            </w:tcBorders>
            <w:shd w:val="clear" w:color="auto" w:fill="C7EDCC"/>
            <w:tcMar>
              <w:top w:w="0" w:type="dxa"/>
              <w:left w:w="108" w:type="dxa"/>
              <w:bottom w:w="0" w:type="dxa"/>
              <w:right w:w="108" w:type="dxa"/>
            </w:tcMar>
          </w:tcPr>
          <w:p w14:paraId="0C898D1B">
            <w:pPr>
              <w:widowControl/>
              <w:rPr>
                <w:kern w:val="0"/>
                <w:szCs w:val="21"/>
              </w:rPr>
            </w:pPr>
            <w:r>
              <w:rPr>
                <w:rFonts w:hint="eastAsia" w:ascii="Calibri" w:hAnsi="Calibri" w:cs="Calibri"/>
                <w:kern w:val="0"/>
                <w:sz w:val="22"/>
                <w:szCs w:val="22"/>
                <w:lang w:val="en-GB"/>
              </w:rPr>
              <w:t>5</w:t>
            </w:r>
            <w:r>
              <w:rPr>
                <w:rFonts w:hint="eastAsia" w:ascii="宋体" w:hAnsi="宋体"/>
                <w:kern w:val="0"/>
                <w:sz w:val="22"/>
                <w:szCs w:val="22"/>
              </w:rPr>
              <w:t>、</w:t>
            </w:r>
            <w:r>
              <w:rPr>
                <w:rFonts w:ascii="Calibri" w:hAnsi="Calibri" w:cs="Calibri"/>
                <w:kern w:val="0"/>
                <w:sz w:val="22"/>
                <w:szCs w:val="22"/>
                <w:lang w:val="en-GB"/>
              </w:rPr>
              <w:t> ETF</w:t>
            </w:r>
            <w:r>
              <w:rPr>
                <w:rFonts w:hint="eastAsia" w:ascii="宋体" w:hAnsi="宋体"/>
                <w:kern w:val="0"/>
                <w:sz w:val="22"/>
                <w:szCs w:val="22"/>
              </w:rPr>
              <w:t>套利</w:t>
            </w:r>
          </w:p>
        </w:tc>
        <w:tc>
          <w:tcPr>
            <w:tcW w:w="1276" w:type="dxa"/>
            <w:tcBorders>
              <w:top w:val="nil"/>
              <w:left w:val="nil"/>
              <w:bottom w:val="single" w:color="auto" w:sz="8" w:space="0"/>
              <w:right w:val="nil"/>
            </w:tcBorders>
            <w:shd w:val="clear" w:color="auto" w:fill="C7EDCC"/>
            <w:tcMar>
              <w:top w:w="0" w:type="dxa"/>
              <w:left w:w="108" w:type="dxa"/>
              <w:bottom w:w="0" w:type="dxa"/>
              <w:right w:w="108" w:type="dxa"/>
            </w:tcMar>
          </w:tcPr>
          <w:p w14:paraId="13F6F8BD">
            <w:pPr>
              <w:widowControl/>
              <w:rPr>
                <w:kern w:val="0"/>
                <w:szCs w:val="21"/>
              </w:rPr>
            </w:pPr>
            <w:r>
              <w:rPr>
                <w:rFonts w:ascii="Calibri" w:hAnsi="Calibri" w:cs="Calibri"/>
                <w:kern w:val="0"/>
                <w:sz w:val="22"/>
                <w:szCs w:val="22"/>
                <w:lang w:val="en-GB"/>
              </w:rPr>
              <w:t> </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04B1196B">
            <w:pPr>
              <w:widowControl/>
              <w:rPr>
                <w:kern w:val="0"/>
                <w:szCs w:val="21"/>
              </w:rPr>
            </w:pPr>
            <w:r>
              <w:rPr>
                <w:rFonts w:ascii="Calibri" w:hAnsi="Calibri" w:cs="Calibri"/>
                <w:kern w:val="0"/>
                <w:sz w:val="22"/>
                <w:szCs w:val="22"/>
                <w:lang w:val="en-GB"/>
              </w:rPr>
              <w:t> </w:t>
            </w:r>
          </w:p>
        </w:tc>
        <w:tc>
          <w:tcPr>
            <w:tcW w:w="2329" w:type="dxa"/>
            <w:tcBorders>
              <w:top w:val="nil"/>
              <w:left w:val="nil"/>
              <w:bottom w:val="single" w:color="auto" w:sz="8" w:space="0"/>
              <w:right w:val="nil"/>
            </w:tcBorders>
            <w:shd w:val="clear" w:color="auto" w:fill="C7EDCC"/>
            <w:tcMar>
              <w:top w:w="0" w:type="dxa"/>
              <w:left w:w="108" w:type="dxa"/>
              <w:bottom w:w="0" w:type="dxa"/>
              <w:right w:w="108" w:type="dxa"/>
            </w:tcMar>
          </w:tcPr>
          <w:p w14:paraId="1928DE89">
            <w:pPr>
              <w:widowControl/>
              <w:rPr>
                <w:kern w:val="0"/>
                <w:szCs w:val="21"/>
              </w:rPr>
            </w:pPr>
            <w:r>
              <w:rPr>
                <w:rFonts w:ascii="Calibri" w:hAnsi="Calibri" w:cs="Calibri"/>
                <w:kern w:val="0"/>
                <w:sz w:val="22"/>
                <w:szCs w:val="22"/>
                <w:lang w:val="en-GB"/>
              </w:rPr>
              <w:t> </w:t>
            </w:r>
          </w:p>
        </w:tc>
      </w:tr>
      <w:tr w14:paraId="1868E520">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83F6D82">
            <w:pPr>
              <w:widowControl/>
              <w:rPr>
                <w:kern w:val="0"/>
                <w:szCs w:val="21"/>
              </w:rPr>
            </w:pPr>
            <w:r>
              <w:rPr>
                <w:rFonts w:hint="eastAsia" w:ascii="宋体" w:hAnsi="宋体"/>
                <w:kern w:val="0"/>
                <w:sz w:val="22"/>
                <w:szCs w:val="22"/>
              </w:rPr>
              <w:t>文件描述</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3458FE07">
            <w:pPr>
              <w:widowControl/>
              <w:rPr>
                <w:kern w:val="0"/>
                <w:szCs w:val="21"/>
              </w:rPr>
            </w:pPr>
            <w:r>
              <w:rPr>
                <w:rFonts w:hint="eastAsia" w:ascii="宋体" w:hAnsi="宋体"/>
                <w:kern w:val="0"/>
                <w:sz w:val="22"/>
                <w:szCs w:val="22"/>
              </w:rPr>
              <w:t>文件来源</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5516184D">
            <w:pPr>
              <w:widowControl/>
              <w:rPr>
                <w:kern w:val="0"/>
                <w:szCs w:val="21"/>
              </w:rPr>
            </w:pPr>
            <w:r>
              <w:rPr>
                <w:rFonts w:hint="eastAsia" w:ascii="宋体" w:hAnsi="宋体"/>
                <w:kern w:val="0"/>
                <w:sz w:val="22"/>
                <w:szCs w:val="22"/>
              </w:rPr>
              <w:t>文件名</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BAF1FEF">
            <w:pPr>
              <w:widowControl/>
              <w:rPr>
                <w:kern w:val="0"/>
                <w:szCs w:val="21"/>
              </w:rPr>
            </w:pPr>
            <w:r>
              <w:rPr>
                <w:rFonts w:ascii="Calibri" w:hAnsi="Calibri" w:cs="Calibri"/>
                <w:kern w:val="0"/>
                <w:sz w:val="22"/>
                <w:szCs w:val="22"/>
                <w:lang w:val="en-GB"/>
              </w:rPr>
              <w:t> </w:t>
            </w:r>
          </w:p>
        </w:tc>
      </w:tr>
      <w:tr w14:paraId="7B0B1670">
        <w:tblPrEx>
          <w:shd w:val="clear" w:color="auto" w:fill="C7EDCC"/>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0B2AB32D">
            <w:pPr>
              <w:widowControl/>
              <w:rPr>
                <w:kern w:val="0"/>
                <w:szCs w:val="21"/>
              </w:rPr>
            </w:pPr>
            <w:r>
              <w:rPr>
                <w:rFonts w:hint="eastAsia" w:ascii="宋体" w:hAnsi="宋体"/>
                <w:kern w:val="0"/>
                <w:sz w:val="22"/>
                <w:szCs w:val="22"/>
              </w:rPr>
              <w:t>跨市场</w:t>
            </w:r>
            <w:r>
              <w:rPr>
                <w:rFonts w:ascii="Calibri" w:hAnsi="Calibri" w:cs="Calibri"/>
                <w:kern w:val="0"/>
                <w:sz w:val="22"/>
                <w:szCs w:val="22"/>
                <w:lang w:val="en-GB"/>
              </w:rPr>
              <w:t>ETF</w:t>
            </w:r>
            <w:r>
              <w:rPr>
                <w:rFonts w:hint="eastAsia" w:ascii="宋体" w:hAnsi="宋体"/>
                <w:kern w:val="0"/>
                <w:sz w:val="22"/>
                <w:szCs w:val="22"/>
              </w:rPr>
              <w:t>回报</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002881D2">
            <w:pPr>
              <w:widowControl/>
              <w:rPr>
                <w:kern w:val="0"/>
                <w:szCs w:val="21"/>
              </w:rPr>
            </w:pPr>
            <w:r>
              <w:rPr>
                <w:rFonts w:hint="eastAsia" w:ascii="宋体" w:hAnsi="宋体"/>
                <w:kern w:val="0"/>
                <w:sz w:val="22"/>
                <w:szCs w:val="22"/>
              </w:rPr>
              <w:t>中登</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2D08F8CE">
            <w:pPr>
              <w:widowControl/>
              <w:rPr>
                <w:kern w:val="0"/>
                <w:szCs w:val="21"/>
              </w:rPr>
            </w:pPr>
            <w:r>
              <w:rPr>
                <w:rFonts w:ascii="Calibri" w:hAnsi="Calibri" w:cs="Calibri"/>
                <w:kern w:val="0"/>
                <w:sz w:val="22"/>
                <w:szCs w:val="22"/>
                <w:lang w:val="en-GB"/>
              </w:rPr>
              <w:t>SCD_*_[YYYYMMDD]_HB.DBF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4C3DD46C">
            <w:pPr>
              <w:widowControl/>
              <w:rPr>
                <w:kern w:val="0"/>
                <w:szCs w:val="21"/>
              </w:rPr>
            </w:pPr>
            <w:r>
              <w:rPr>
                <w:rFonts w:ascii="Calibri" w:hAnsi="Calibri" w:cs="Calibri"/>
                <w:kern w:val="0"/>
                <w:sz w:val="22"/>
                <w:szCs w:val="22"/>
                <w:lang w:val="en-GB"/>
              </w:rPr>
              <w:t> </w:t>
            </w:r>
          </w:p>
        </w:tc>
      </w:tr>
      <w:tr w14:paraId="659C68FE">
        <w:tblPrEx>
          <w:tblCellMar>
            <w:top w:w="0" w:type="dxa"/>
            <w:left w:w="0" w:type="dxa"/>
            <w:bottom w:w="0" w:type="dxa"/>
            <w:right w:w="0" w:type="dxa"/>
          </w:tblCellMar>
        </w:tblPrEx>
        <w:trPr>
          <w:trHeight w:val="290" w:hRule="atLeast"/>
        </w:trPr>
        <w:tc>
          <w:tcPr>
            <w:tcW w:w="2440" w:type="dxa"/>
            <w:gridSpan w:val="2"/>
            <w:tcBorders>
              <w:top w:val="nil"/>
              <w:left w:val="single" w:color="auto" w:sz="8" w:space="0"/>
              <w:bottom w:val="single" w:color="auto" w:sz="8" w:space="0"/>
              <w:right w:val="single" w:color="auto" w:sz="8" w:space="0"/>
            </w:tcBorders>
            <w:shd w:val="clear" w:color="auto" w:fill="C7EDCC"/>
            <w:tcMar>
              <w:top w:w="0" w:type="dxa"/>
              <w:left w:w="108" w:type="dxa"/>
              <w:bottom w:w="0" w:type="dxa"/>
              <w:right w:w="108" w:type="dxa"/>
            </w:tcMar>
          </w:tcPr>
          <w:p w14:paraId="7368B368">
            <w:pPr>
              <w:widowControl/>
              <w:rPr>
                <w:kern w:val="0"/>
                <w:szCs w:val="21"/>
              </w:rPr>
            </w:pPr>
            <w:r>
              <w:rPr>
                <w:rFonts w:ascii="Calibri" w:hAnsi="Calibri" w:cs="Calibri"/>
                <w:kern w:val="0"/>
                <w:sz w:val="22"/>
                <w:szCs w:val="22"/>
                <w:lang w:val="en-GB"/>
              </w:rPr>
              <w:t>ETF</w:t>
            </w:r>
            <w:r>
              <w:rPr>
                <w:rFonts w:hint="eastAsia" w:ascii="宋体" w:hAnsi="宋体"/>
                <w:kern w:val="0"/>
                <w:sz w:val="22"/>
                <w:szCs w:val="22"/>
              </w:rPr>
              <w:t>退补款</w:t>
            </w:r>
          </w:p>
        </w:tc>
        <w:tc>
          <w:tcPr>
            <w:tcW w:w="1276"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12B78C34">
            <w:pPr>
              <w:widowControl/>
              <w:rPr>
                <w:kern w:val="0"/>
                <w:szCs w:val="21"/>
              </w:rPr>
            </w:pPr>
            <w:r>
              <w:rPr>
                <w:rFonts w:hint="eastAsia" w:ascii="宋体" w:hAnsi="宋体"/>
                <w:kern w:val="0"/>
                <w:sz w:val="22"/>
                <w:szCs w:val="22"/>
              </w:rPr>
              <w:t>基金公司</w:t>
            </w:r>
          </w:p>
        </w:tc>
        <w:tc>
          <w:tcPr>
            <w:tcW w:w="2835" w:type="dxa"/>
            <w:tcBorders>
              <w:top w:val="nil"/>
              <w:left w:val="nil"/>
              <w:bottom w:val="single" w:color="auto" w:sz="8" w:space="0"/>
              <w:right w:val="nil"/>
            </w:tcBorders>
            <w:shd w:val="clear" w:color="auto" w:fill="C7EDCC"/>
            <w:tcMar>
              <w:top w:w="0" w:type="dxa"/>
              <w:left w:w="108" w:type="dxa"/>
              <w:bottom w:w="0" w:type="dxa"/>
              <w:right w:w="108" w:type="dxa"/>
            </w:tcMar>
          </w:tcPr>
          <w:p w14:paraId="268A5E44">
            <w:pPr>
              <w:widowControl/>
              <w:rPr>
                <w:kern w:val="0"/>
                <w:szCs w:val="21"/>
              </w:rPr>
            </w:pPr>
            <w:r>
              <w:rPr>
                <w:rFonts w:ascii="Calibri" w:hAnsi="Calibri" w:cs="Calibri"/>
                <w:kern w:val="0"/>
                <w:sz w:val="22"/>
                <w:szCs w:val="22"/>
                <w:lang w:val="en-GB"/>
              </w:rPr>
              <w:t>*cil*.dbf</w:t>
            </w:r>
          </w:p>
        </w:tc>
        <w:tc>
          <w:tcPr>
            <w:tcW w:w="2329" w:type="dxa"/>
            <w:tcBorders>
              <w:top w:val="nil"/>
              <w:left w:val="nil"/>
              <w:bottom w:val="single" w:color="auto" w:sz="8" w:space="0"/>
              <w:right w:val="single" w:color="auto" w:sz="8" w:space="0"/>
            </w:tcBorders>
            <w:shd w:val="clear" w:color="auto" w:fill="C7EDCC"/>
            <w:tcMar>
              <w:top w:w="0" w:type="dxa"/>
              <w:left w:w="108" w:type="dxa"/>
              <w:bottom w:w="0" w:type="dxa"/>
              <w:right w:w="108" w:type="dxa"/>
            </w:tcMar>
          </w:tcPr>
          <w:p w14:paraId="254F1319">
            <w:pPr>
              <w:widowControl/>
              <w:rPr>
                <w:kern w:val="0"/>
                <w:szCs w:val="21"/>
              </w:rPr>
            </w:pPr>
            <w:r>
              <w:rPr>
                <w:rFonts w:ascii="Calibri" w:hAnsi="Calibri" w:cs="Calibri"/>
                <w:kern w:val="0"/>
                <w:sz w:val="22"/>
                <w:szCs w:val="22"/>
                <w:lang w:val="en-GB"/>
              </w:rPr>
              <w:t> </w:t>
            </w:r>
          </w:p>
        </w:tc>
      </w:tr>
    </w:tbl>
    <w:p w14:paraId="3C74B9FB">
      <w:pPr>
        <w:widowControl/>
        <w:shd w:val="clear" w:color="auto" w:fill="C7EDCC"/>
        <w:spacing w:line="315" w:lineRule="atLeast"/>
        <w:rPr>
          <w:color w:val="000000"/>
          <w:kern w:val="0"/>
          <w:szCs w:val="21"/>
        </w:rPr>
      </w:pPr>
      <w:r>
        <w:rPr>
          <w:color w:val="000000"/>
          <w:kern w:val="0"/>
          <w:szCs w:val="21"/>
        </w:rPr>
        <w:t> </w:t>
      </w:r>
    </w:p>
    <w:p w14:paraId="650FA6A0">
      <w:pPr>
        <w:widowControl/>
        <w:shd w:val="clear" w:color="auto" w:fill="C7EDCC"/>
        <w:spacing w:line="315" w:lineRule="atLeast"/>
        <w:rPr>
          <w:color w:val="000000"/>
          <w:kern w:val="0"/>
          <w:szCs w:val="21"/>
        </w:rPr>
      </w:pPr>
      <w:r>
        <w:rPr>
          <w:rFonts w:hint="eastAsia" w:ascii="Calibri" w:hAnsi="Calibri" w:cs="Calibri"/>
          <w:color w:val="000000"/>
          <w:kern w:val="0"/>
          <w:sz w:val="22"/>
          <w:szCs w:val="22"/>
          <w:lang w:val="en-GB"/>
        </w:rPr>
        <w:t>6</w:t>
      </w:r>
      <w:r>
        <w:rPr>
          <w:rFonts w:hint="eastAsia" w:ascii="宋体" w:hAnsi="宋体"/>
          <w:color w:val="000000"/>
          <w:kern w:val="0"/>
          <w:sz w:val="22"/>
          <w:szCs w:val="22"/>
        </w:rPr>
        <w:t>、期权</w:t>
      </w:r>
    </w:p>
    <w:tbl>
      <w:tblPr>
        <w:tblStyle w:val="31"/>
        <w:tblW w:w="10040" w:type="dxa"/>
        <w:tblInd w:w="0" w:type="dxa"/>
        <w:shd w:val="clear" w:color="auto" w:fill="C7EDCC"/>
        <w:tblLayout w:type="autofit"/>
        <w:tblCellMar>
          <w:top w:w="0" w:type="dxa"/>
          <w:left w:w="0" w:type="dxa"/>
          <w:bottom w:w="0" w:type="dxa"/>
          <w:right w:w="0" w:type="dxa"/>
        </w:tblCellMar>
      </w:tblPr>
      <w:tblGrid>
        <w:gridCol w:w="2850"/>
        <w:gridCol w:w="993"/>
        <w:gridCol w:w="2183"/>
        <w:gridCol w:w="4014"/>
        <w:tblGridChange w:id="164">
          <w:tblGrid>
            <w:gridCol w:w="45"/>
            <w:gridCol w:w="2805"/>
            <w:gridCol w:w="45"/>
            <w:gridCol w:w="948"/>
            <w:gridCol w:w="45"/>
            <w:gridCol w:w="1984"/>
            <w:gridCol w:w="154"/>
            <w:gridCol w:w="45"/>
            <w:gridCol w:w="3815"/>
            <w:gridCol w:w="154"/>
            <w:gridCol w:w="45"/>
          </w:tblGrid>
        </w:tblGridChange>
      </w:tblGrid>
      <w:tr w14:paraId="0483CD4D">
        <w:tblPrEx>
          <w:shd w:val="clear" w:color="auto" w:fill="C7EDCC"/>
          <w:tblCellMar>
            <w:top w:w="0" w:type="dxa"/>
            <w:left w:w="0" w:type="dxa"/>
            <w:bottom w:w="0" w:type="dxa"/>
            <w:right w:w="0" w:type="dxa"/>
          </w:tblCellMar>
        </w:tblPrEx>
        <w:trPr>
          <w:trHeight w:val="270" w:hRule="atLeast"/>
        </w:trPr>
        <w:tc>
          <w:tcPr>
            <w:tcW w:w="2850" w:type="dxa"/>
            <w:tcBorders>
              <w:top w:val="single" w:color="auto" w:sz="8" w:space="0"/>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24783D2A">
            <w:pPr>
              <w:widowControl/>
              <w:rPr>
                <w:kern w:val="0"/>
                <w:szCs w:val="21"/>
              </w:rPr>
            </w:pPr>
            <w:r>
              <w:rPr>
                <w:rFonts w:hint="eastAsia" w:ascii="宋体" w:hAnsi="宋体"/>
                <w:kern w:val="0"/>
                <w:sz w:val="22"/>
                <w:szCs w:val="22"/>
              </w:rPr>
              <w:t>文件描述</w:t>
            </w:r>
          </w:p>
        </w:tc>
        <w:tc>
          <w:tcPr>
            <w:tcW w:w="993" w:type="dxa"/>
            <w:tcBorders>
              <w:top w:val="single" w:color="auto" w:sz="8" w:space="0"/>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33CF4375">
            <w:pPr>
              <w:widowControl/>
              <w:rPr>
                <w:kern w:val="0"/>
                <w:szCs w:val="21"/>
              </w:rPr>
            </w:pPr>
            <w:r>
              <w:rPr>
                <w:rFonts w:hint="eastAsia" w:ascii="宋体" w:hAnsi="宋体"/>
                <w:kern w:val="0"/>
                <w:sz w:val="22"/>
                <w:szCs w:val="22"/>
              </w:rPr>
              <w:t>文件来源</w:t>
            </w:r>
          </w:p>
        </w:tc>
        <w:tc>
          <w:tcPr>
            <w:tcW w:w="2183" w:type="dxa"/>
            <w:tcBorders>
              <w:top w:val="single" w:color="auto" w:sz="8" w:space="0"/>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315BB91F">
            <w:pPr>
              <w:widowControl/>
              <w:rPr>
                <w:kern w:val="0"/>
                <w:szCs w:val="21"/>
              </w:rPr>
            </w:pPr>
            <w:r>
              <w:rPr>
                <w:rFonts w:hint="eastAsia" w:ascii="宋体" w:hAnsi="宋体"/>
                <w:kern w:val="0"/>
                <w:sz w:val="22"/>
                <w:szCs w:val="22"/>
              </w:rPr>
              <w:t>文件名</w:t>
            </w:r>
          </w:p>
        </w:tc>
        <w:tc>
          <w:tcPr>
            <w:tcW w:w="4014" w:type="dxa"/>
            <w:tcBorders>
              <w:top w:val="single" w:color="auto" w:sz="8" w:space="0"/>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26D99708">
            <w:pPr>
              <w:widowControl/>
              <w:rPr>
                <w:kern w:val="0"/>
                <w:szCs w:val="21"/>
              </w:rPr>
            </w:pPr>
            <w:r>
              <w:rPr>
                <w:rFonts w:hint="eastAsia" w:ascii="宋体" w:hAnsi="宋体"/>
                <w:kern w:val="0"/>
                <w:sz w:val="22"/>
                <w:szCs w:val="22"/>
              </w:rPr>
              <w:t>备注</w:t>
            </w:r>
          </w:p>
        </w:tc>
      </w:tr>
      <w:tr w14:paraId="177982DC">
        <w:tblPrEx>
          <w:shd w:val="clear" w:color="auto" w:fill="C7EDCC"/>
          <w:tblCellMar>
            <w:top w:w="0" w:type="dxa"/>
            <w:left w:w="0" w:type="dxa"/>
            <w:bottom w:w="0" w:type="dxa"/>
            <w:right w:w="0" w:type="dxa"/>
          </w:tblCellMar>
        </w:tblPrEx>
        <w:trPr>
          <w:trHeight w:val="270" w:hRule="atLeast"/>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4F67A9B6">
            <w:pPr>
              <w:widowControl/>
              <w:rPr>
                <w:kern w:val="0"/>
                <w:szCs w:val="21"/>
              </w:rPr>
            </w:pPr>
            <w:r>
              <w:rPr>
                <w:rFonts w:hint="eastAsia" w:ascii="宋体" w:hAnsi="宋体"/>
                <w:kern w:val="0"/>
                <w:sz w:val="22"/>
                <w:szCs w:val="22"/>
              </w:rPr>
              <w:t>成交过户数据接口</w:t>
            </w:r>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56E6816F">
            <w:pPr>
              <w:widowControl/>
              <w:rPr>
                <w:kern w:val="0"/>
                <w:szCs w:val="21"/>
              </w:rPr>
            </w:pPr>
            <w:r>
              <w:rPr>
                <w:rFonts w:hint="eastAsia" w:ascii="宋体" w:hAnsi="宋体"/>
                <w:kern w:val="0"/>
                <w:sz w:val="22"/>
                <w:szCs w:val="22"/>
              </w:rPr>
              <w:t>上交所</w:t>
            </w:r>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640062C1">
            <w:pPr>
              <w:widowControl/>
              <w:rPr>
                <w:kern w:val="0"/>
                <w:szCs w:val="21"/>
              </w:rPr>
            </w:pPr>
            <w:r>
              <w:rPr>
                <w:rFonts w:ascii="Calibri" w:hAnsi="Calibri" w:cs="Calibri"/>
                <w:kern w:val="0"/>
                <w:sz w:val="22"/>
                <w:szCs w:val="22"/>
                <w:lang w:val="en-GB"/>
              </w:rPr>
              <w:t>trns03XXXXX.txt</w:t>
            </w:r>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7DD9615F">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Account </w:t>
            </w:r>
            <w:r>
              <w:rPr>
                <w:rFonts w:hint="eastAsia" w:ascii="宋体" w:hAnsi="宋体"/>
                <w:kern w:val="0"/>
                <w:sz w:val="22"/>
                <w:szCs w:val="22"/>
              </w:rPr>
              <w:t>证券账户”字段来拆分</w:t>
            </w:r>
          </w:p>
        </w:tc>
      </w:tr>
      <w:tr w14:paraId="06F2C162">
        <w:tblPrEx>
          <w:shd w:val="clear" w:color="auto" w:fill="C7EDCC"/>
          <w:tblCellMar>
            <w:top w:w="0" w:type="dxa"/>
            <w:left w:w="0" w:type="dxa"/>
            <w:bottom w:w="0" w:type="dxa"/>
            <w:right w:w="0" w:type="dxa"/>
          </w:tblCellMar>
        </w:tblPrEx>
        <w:trPr>
          <w:trHeight w:val="270" w:hRule="atLeast"/>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2B9DE373">
            <w:pPr>
              <w:widowControl/>
              <w:rPr>
                <w:kern w:val="0"/>
                <w:szCs w:val="21"/>
              </w:rPr>
            </w:pPr>
            <w:r>
              <w:rPr>
                <w:rFonts w:hint="eastAsia" w:ascii="宋体" w:hAnsi="宋体"/>
                <w:kern w:val="0"/>
                <w:sz w:val="22"/>
                <w:szCs w:val="22"/>
              </w:rPr>
              <w:t>期权持仓余额对账文件</w:t>
            </w:r>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632B8F16">
            <w:pPr>
              <w:widowControl/>
              <w:rPr>
                <w:kern w:val="0"/>
                <w:szCs w:val="21"/>
              </w:rPr>
            </w:pPr>
            <w:r>
              <w:rPr>
                <w:rFonts w:hint="eastAsia" w:ascii="宋体" w:hAnsi="宋体"/>
                <w:kern w:val="0"/>
                <w:sz w:val="22"/>
                <w:szCs w:val="22"/>
              </w:rPr>
              <w:t>上交所</w:t>
            </w:r>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191D36CE">
            <w:pPr>
              <w:widowControl/>
              <w:rPr>
                <w:kern w:val="0"/>
                <w:szCs w:val="21"/>
              </w:rPr>
            </w:pPr>
            <w:r>
              <w:rPr>
                <w:rFonts w:ascii="Calibri" w:hAnsi="Calibri" w:cs="Calibri"/>
                <w:kern w:val="0"/>
                <w:sz w:val="22"/>
                <w:szCs w:val="22"/>
                <w:lang w:val="en-GB"/>
              </w:rPr>
              <w:t>hold03xxxxx.txt</w:t>
            </w:r>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10CC4153">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Account </w:t>
            </w:r>
            <w:r>
              <w:rPr>
                <w:rFonts w:hint="eastAsia" w:ascii="宋体" w:hAnsi="宋体"/>
                <w:kern w:val="0"/>
                <w:sz w:val="22"/>
                <w:szCs w:val="22"/>
              </w:rPr>
              <w:t>证券账户”字段来拆分</w:t>
            </w:r>
          </w:p>
        </w:tc>
      </w:tr>
      <w:tr w14:paraId="33FB231F">
        <w:tblPrEx>
          <w:shd w:val="clear" w:color="auto" w:fill="C7EDCC"/>
          <w:tblCellMar>
            <w:top w:w="0" w:type="dxa"/>
            <w:left w:w="0" w:type="dxa"/>
            <w:bottom w:w="0" w:type="dxa"/>
            <w:right w:w="0" w:type="dxa"/>
          </w:tblCellMar>
        </w:tblPrEx>
        <w:trPr>
          <w:trHeight w:val="270" w:hRule="atLeast"/>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29F170DE">
            <w:pPr>
              <w:widowControl/>
              <w:rPr>
                <w:kern w:val="0"/>
                <w:szCs w:val="21"/>
              </w:rPr>
            </w:pPr>
            <w:r>
              <w:rPr>
                <w:rFonts w:hint="eastAsia" w:ascii="宋体" w:hAnsi="宋体"/>
                <w:kern w:val="0"/>
                <w:sz w:val="22"/>
                <w:szCs w:val="22"/>
              </w:rPr>
              <w:t>期权合约持仓变动数据文件</w:t>
            </w:r>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2E83CB31">
            <w:pPr>
              <w:widowControl/>
              <w:rPr>
                <w:kern w:val="0"/>
                <w:szCs w:val="21"/>
              </w:rPr>
            </w:pPr>
            <w:r>
              <w:rPr>
                <w:rFonts w:hint="eastAsia" w:ascii="宋体" w:hAnsi="宋体"/>
                <w:kern w:val="0"/>
                <w:sz w:val="22"/>
                <w:szCs w:val="22"/>
              </w:rPr>
              <w:t>上海中登</w:t>
            </w:r>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1116E8C7">
            <w:pPr>
              <w:widowControl/>
              <w:rPr>
                <w:kern w:val="0"/>
                <w:szCs w:val="21"/>
              </w:rPr>
            </w:pPr>
            <w:r>
              <w:rPr>
                <w:rFonts w:ascii="Calibri" w:hAnsi="Calibri" w:cs="Calibri"/>
                <w:kern w:val="0"/>
                <w:sz w:val="22"/>
                <w:szCs w:val="22"/>
                <w:lang w:val="en-GB"/>
              </w:rPr>
              <w:t>op_ccbdXXXXX.mdd</w:t>
            </w:r>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36ECC2D4">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ZQZH </w:t>
            </w:r>
            <w:r>
              <w:rPr>
                <w:rFonts w:hint="eastAsia" w:ascii="宋体" w:hAnsi="宋体"/>
                <w:kern w:val="0"/>
                <w:sz w:val="22"/>
                <w:szCs w:val="22"/>
              </w:rPr>
              <w:t>证券账户”字段来拆分</w:t>
            </w:r>
          </w:p>
        </w:tc>
      </w:tr>
      <w:tr w14:paraId="21A699EF">
        <w:tblPrEx>
          <w:shd w:val="clear" w:color="auto" w:fill="C7EDCC"/>
          <w:tblCellMar>
            <w:top w:w="0" w:type="dxa"/>
            <w:left w:w="0" w:type="dxa"/>
            <w:bottom w:w="0" w:type="dxa"/>
            <w:right w:w="0" w:type="dxa"/>
          </w:tblCellMar>
        </w:tblPrEx>
        <w:trPr>
          <w:trHeight w:val="270" w:hRule="atLeast"/>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447F2983">
            <w:pPr>
              <w:widowControl/>
              <w:rPr>
                <w:kern w:val="0"/>
                <w:szCs w:val="21"/>
              </w:rPr>
            </w:pPr>
            <w:r>
              <w:rPr>
                <w:rFonts w:hint="eastAsia" w:ascii="宋体" w:hAnsi="宋体"/>
                <w:kern w:val="0"/>
                <w:sz w:val="22"/>
                <w:szCs w:val="22"/>
              </w:rPr>
              <w:t>期权合约持仓数据文件</w:t>
            </w:r>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5D686AD8">
            <w:pPr>
              <w:widowControl/>
              <w:rPr>
                <w:kern w:val="0"/>
                <w:szCs w:val="21"/>
              </w:rPr>
            </w:pPr>
            <w:r>
              <w:rPr>
                <w:rFonts w:hint="eastAsia" w:ascii="宋体" w:hAnsi="宋体"/>
                <w:kern w:val="0"/>
                <w:sz w:val="22"/>
                <w:szCs w:val="22"/>
              </w:rPr>
              <w:t>上海中登</w:t>
            </w:r>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09D7BBA9">
            <w:pPr>
              <w:widowControl/>
              <w:rPr>
                <w:kern w:val="0"/>
                <w:szCs w:val="21"/>
              </w:rPr>
            </w:pPr>
            <w:r>
              <w:rPr>
                <w:rFonts w:ascii="Calibri" w:hAnsi="Calibri" w:cs="Calibri"/>
                <w:kern w:val="0"/>
                <w:sz w:val="22"/>
                <w:szCs w:val="22"/>
                <w:lang w:val="en-GB"/>
              </w:rPr>
              <w:t>op_hyccXXXXX.mdd</w:t>
            </w:r>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3446F80B">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ZQZH </w:t>
            </w:r>
            <w:r>
              <w:rPr>
                <w:rFonts w:hint="eastAsia" w:ascii="宋体" w:hAnsi="宋体"/>
                <w:kern w:val="0"/>
                <w:sz w:val="22"/>
                <w:szCs w:val="22"/>
              </w:rPr>
              <w:t>证券账户”字段来拆分</w:t>
            </w:r>
          </w:p>
        </w:tc>
      </w:tr>
      <w:tr w14:paraId="50BAFF80">
        <w:tblPrEx>
          <w:shd w:val="clear" w:color="auto" w:fill="C7EDCC"/>
          <w:tblCellMar>
            <w:top w:w="0" w:type="dxa"/>
            <w:left w:w="0" w:type="dxa"/>
            <w:bottom w:w="0" w:type="dxa"/>
            <w:right w:w="0" w:type="dxa"/>
          </w:tblCellMar>
        </w:tblPrEx>
        <w:trPr>
          <w:trHeight w:val="270" w:hRule="atLeast"/>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0F6C3ACC">
            <w:pPr>
              <w:widowControl/>
              <w:rPr>
                <w:kern w:val="0"/>
                <w:szCs w:val="21"/>
              </w:rPr>
            </w:pPr>
            <w:r>
              <w:rPr>
                <w:rFonts w:hint="eastAsia" w:ascii="宋体" w:hAnsi="宋体"/>
                <w:kern w:val="0"/>
                <w:sz w:val="22"/>
                <w:szCs w:val="22"/>
              </w:rPr>
              <w:t>期权结算明细文件</w:t>
            </w:r>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461856D6">
            <w:pPr>
              <w:widowControl/>
              <w:rPr>
                <w:kern w:val="0"/>
                <w:szCs w:val="21"/>
              </w:rPr>
            </w:pPr>
            <w:r>
              <w:rPr>
                <w:rFonts w:hint="eastAsia" w:ascii="宋体" w:hAnsi="宋体"/>
                <w:kern w:val="0"/>
                <w:sz w:val="22"/>
                <w:szCs w:val="22"/>
              </w:rPr>
              <w:t>上海中登</w:t>
            </w:r>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2EC82875">
            <w:pPr>
              <w:widowControl/>
              <w:rPr>
                <w:kern w:val="0"/>
                <w:szCs w:val="21"/>
              </w:rPr>
            </w:pPr>
            <w:r>
              <w:rPr>
                <w:rFonts w:ascii="Calibri" w:hAnsi="Calibri" w:cs="Calibri"/>
                <w:kern w:val="0"/>
                <w:sz w:val="22"/>
                <w:szCs w:val="22"/>
                <w:lang w:val="en-GB"/>
              </w:rPr>
              <w:t>op_jsmxXXXXX.mdd</w:t>
            </w:r>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4FC4ECBD">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ZQZH </w:t>
            </w:r>
            <w:r>
              <w:rPr>
                <w:rFonts w:hint="eastAsia" w:ascii="宋体" w:hAnsi="宋体"/>
                <w:kern w:val="0"/>
                <w:sz w:val="22"/>
                <w:szCs w:val="22"/>
              </w:rPr>
              <w:t>证券账户”字段来拆分</w:t>
            </w:r>
          </w:p>
        </w:tc>
      </w:tr>
      <w:tr w14:paraId="36C84FA7">
        <w:tblPrEx>
          <w:shd w:val="clear" w:color="auto" w:fill="C7EDCC"/>
          <w:tblCellMar>
            <w:top w:w="0" w:type="dxa"/>
            <w:left w:w="0" w:type="dxa"/>
            <w:bottom w:w="0" w:type="dxa"/>
            <w:right w:w="0" w:type="dxa"/>
          </w:tblCellMar>
          <w:tblPrExChange w:id="165" w:author="NTKO" w:date="2019-12-19T10:34:00Z">
            <w:tblPrEx>
              <w:shd w:val="clear" w:color="auto" w:fill="C7EDCC"/>
              <w:tblCellMar>
                <w:top w:w="0" w:type="dxa"/>
                <w:left w:w="0" w:type="dxa"/>
                <w:bottom w:w="0" w:type="dxa"/>
                <w:right w:w="0" w:type="dxa"/>
              </w:tblCellMar>
            </w:tblPrEx>
          </w:tblPrExChange>
        </w:tblPrEx>
        <w:trPr>
          <w:wBefore w:w="0" w:type="auto"/>
          <w:trHeight w:val="270" w:hRule="atLeast"/>
          <w:trPrChange w:id="165" w:author="NTKO" w:date="2019-12-19T10:34:00Z">
            <w:trPr>
              <w:gridBefore w:val="1"/>
              <w:gridAfter w:val="2"/>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166" w:author="NTKO" w:date="2019-12-19T10:34: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0E8C078">
            <w:pPr>
              <w:widowControl/>
              <w:rPr>
                <w:kern w:val="0"/>
                <w:szCs w:val="21"/>
              </w:rPr>
            </w:pPr>
            <w:r>
              <w:rPr>
                <w:rFonts w:hint="eastAsia" w:ascii="宋体" w:hAnsi="宋体"/>
                <w:kern w:val="0"/>
                <w:sz w:val="22"/>
                <w:szCs w:val="22"/>
              </w:rPr>
              <w:t>期权证券净额交收数据文件</w:t>
            </w:r>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67" w:author="NTKO" w:date="2019-12-19T10:34: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6C2C95CE">
            <w:pPr>
              <w:widowControl/>
              <w:rPr>
                <w:kern w:val="0"/>
                <w:szCs w:val="21"/>
              </w:rPr>
            </w:pPr>
            <w:r>
              <w:rPr>
                <w:rFonts w:hint="eastAsia" w:ascii="宋体" w:hAnsi="宋体"/>
                <w:kern w:val="0"/>
                <w:sz w:val="22"/>
                <w:szCs w:val="22"/>
              </w:rPr>
              <w:t>上海中登</w:t>
            </w:r>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68" w:author="NTKO" w:date="2019-12-19T10:34:00Z">
              <w:tcPr>
                <w:tcW w:w="198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57BF45A">
            <w:pPr>
              <w:widowControl/>
              <w:rPr>
                <w:kern w:val="0"/>
                <w:szCs w:val="21"/>
              </w:rPr>
            </w:pPr>
            <w:r>
              <w:rPr>
                <w:rFonts w:ascii="Calibri" w:hAnsi="Calibri" w:cs="Calibri"/>
                <w:kern w:val="0"/>
                <w:sz w:val="22"/>
                <w:szCs w:val="22"/>
                <w:lang w:val="en-GB"/>
              </w:rPr>
              <w:t>op_zqjsXXXXX.mdd</w:t>
            </w:r>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69" w:author="NTKO" w:date="2019-12-19T10:34: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7F59E58D">
            <w:pPr>
              <w:widowControl/>
              <w:rPr>
                <w:kern w:val="0"/>
                <w:szCs w:val="21"/>
              </w:rPr>
            </w:pPr>
            <w:r>
              <w:rPr>
                <w:rFonts w:hint="eastAsia" w:ascii="宋体" w:hAnsi="宋体"/>
                <w:kern w:val="0"/>
                <w:sz w:val="22"/>
                <w:szCs w:val="22"/>
              </w:rPr>
              <w:t>通过“</w:t>
            </w:r>
            <w:r>
              <w:rPr>
                <w:rFonts w:ascii="Calibri" w:hAnsi="Calibri" w:cs="Calibri"/>
                <w:kern w:val="0"/>
                <w:sz w:val="22"/>
                <w:szCs w:val="22"/>
                <w:lang w:val="en-GB"/>
              </w:rPr>
              <w:t>ZQZH </w:t>
            </w:r>
            <w:r>
              <w:rPr>
                <w:rFonts w:hint="eastAsia" w:ascii="宋体" w:hAnsi="宋体"/>
                <w:kern w:val="0"/>
                <w:sz w:val="22"/>
                <w:szCs w:val="22"/>
              </w:rPr>
              <w:t>证券账户”字段来拆分</w:t>
            </w:r>
          </w:p>
        </w:tc>
      </w:tr>
      <w:tr w14:paraId="07981042">
        <w:tblPrEx>
          <w:shd w:val="clear" w:color="auto" w:fill="C7EDCC"/>
          <w:tblCellMar>
            <w:top w:w="0" w:type="dxa"/>
            <w:left w:w="0" w:type="dxa"/>
            <w:bottom w:w="0" w:type="dxa"/>
            <w:right w:w="0" w:type="dxa"/>
          </w:tblCellMar>
        </w:tblPrEx>
        <w:trPr>
          <w:trHeight w:val="270" w:hRule="atLeast"/>
          <w:ins w:id="170" w:author="HP" w:date="2020-04-23T20:19:00Z"/>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
          <w:p w14:paraId="0F711F15">
            <w:pPr>
              <w:widowControl/>
              <w:rPr>
                <w:ins w:id="171" w:author="HP" w:date="2020-04-23T20:19:00Z"/>
                <w:rFonts w:ascii="宋体" w:hAnsi="宋体"/>
                <w:kern w:val="0"/>
                <w:sz w:val="22"/>
                <w:szCs w:val="22"/>
              </w:rPr>
            </w:pPr>
            <w:ins w:id="172" w:author="HP" w:date="2020-04-23T20:19:00Z">
              <w:r>
                <w:rPr>
                  <w:rFonts w:hint="eastAsia" w:ascii="宋体" w:hAnsi="宋体"/>
                  <w:kern w:val="0"/>
                  <w:sz w:val="22"/>
                  <w:szCs w:val="22"/>
                </w:rPr>
                <w:t>期权账户上海市场保证金明细</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
          <w:p w14:paraId="01C21F7B">
            <w:pPr>
              <w:widowControl/>
              <w:rPr>
                <w:ins w:id="173" w:author="HP" w:date="2020-04-23T20:19:00Z"/>
                <w:rFonts w:ascii="宋体" w:hAnsi="宋体"/>
                <w:kern w:val="0"/>
                <w:sz w:val="22"/>
                <w:szCs w:val="22"/>
              </w:rPr>
            </w:pPr>
            <w:ins w:id="174" w:author="HP" w:date="2020-04-23T20:19:00Z">
              <w:r>
                <w:rPr>
                  <w:rFonts w:hint="eastAsia" w:ascii="宋体" w:hAnsi="宋体"/>
                  <w:kern w:val="0"/>
                  <w:sz w:val="22"/>
                  <w:szCs w:val="22"/>
                </w:rPr>
                <w:t>上海中登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
          <w:p w14:paraId="0F3E63AA">
            <w:pPr>
              <w:widowControl/>
              <w:rPr>
                <w:ins w:id="175" w:author="HP" w:date="2020-04-23T20:19:00Z"/>
                <w:rFonts w:ascii="宋体" w:hAnsi="宋体"/>
                <w:kern w:val="0"/>
                <w:sz w:val="22"/>
                <w:szCs w:val="22"/>
              </w:rPr>
            </w:pPr>
            <w:ins w:id="176" w:author="HP" w:date="2020-04-23T20:19:00Z">
              <w:r>
                <w:rPr>
                  <w:rFonts w:hint="eastAsia" w:ascii="宋体" w:hAnsi="宋体"/>
                  <w:kern w:val="0"/>
                  <w:sz w:val="22"/>
                  <w:szCs w:val="22"/>
                </w:rPr>
                <w:t>op_bzjmx.mdd</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
          <w:p w14:paraId="67822A27">
            <w:pPr>
              <w:widowControl/>
              <w:rPr>
                <w:ins w:id="177" w:author="HP" w:date="2020-04-23T20:19:00Z"/>
                <w:rFonts w:ascii="宋体" w:hAnsi="宋体"/>
                <w:kern w:val="0"/>
                <w:sz w:val="22"/>
                <w:szCs w:val="22"/>
              </w:rPr>
            </w:pPr>
            <w:ins w:id="178" w:author="HP" w:date="2020-04-23T20:19:00Z">
              <w:r>
                <w:rPr>
                  <w:rFonts w:hint="eastAsia" w:ascii="宋体" w:hAnsi="宋体"/>
                  <w:kern w:val="0"/>
                  <w:sz w:val="22"/>
                  <w:szCs w:val="22"/>
                </w:rPr>
                <w:t>通过“</w:t>
              </w:r>
            </w:ins>
            <w:ins w:id="179" w:author="HP" w:date="2020-04-23T20:19:00Z">
              <w:r>
                <w:rPr>
                  <w:rFonts w:ascii="宋体" w:hAnsi="宋体"/>
                  <w:kern w:val="0"/>
                  <w:sz w:val="22"/>
                  <w:szCs w:val="22"/>
                </w:rPr>
                <w:t>ZQZH </w:t>
              </w:r>
            </w:ins>
            <w:ins w:id="180" w:author="HP" w:date="2020-04-23T20:19:00Z">
              <w:r>
                <w:rPr>
                  <w:rFonts w:hint="eastAsia" w:ascii="宋体" w:hAnsi="宋体"/>
                  <w:kern w:val="0"/>
                  <w:sz w:val="22"/>
                  <w:szCs w:val="22"/>
                </w:rPr>
                <w:t>证券账户”字段来拆分</w:t>
              </w:r>
            </w:ins>
          </w:p>
        </w:tc>
      </w:tr>
      <w:tr w14:paraId="7AEB32FB">
        <w:tblPrEx>
          <w:shd w:val="clear" w:color="auto" w:fill="C7EDCC"/>
          <w:tblCellMar>
            <w:top w:w="0" w:type="dxa"/>
            <w:left w:w="0" w:type="dxa"/>
            <w:bottom w:w="0" w:type="dxa"/>
            <w:right w:w="0" w:type="dxa"/>
          </w:tblCellMar>
          <w:tblPrExChange w:id="182" w:author="NTKO" w:date="2019-12-19T10:48:00Z">
            <w:tblPrEx>
              <w:shd w:val="clear" w:color="auto" w:fill="C7EDCC"/>
              <w:tblCellMar>
                <w:top w:w="0" w:type="dxa"/>
                <w:left w:w="0" w:type="dxa"/>
                <w:bottom w:w="0" w:type="dxa"/>
                <w:right w:w="0" w:type="dxa"/>
              </w:tblCellMar>
            </w:tblPrEx>
          </w:tblPrExChange>
        </w:tblPrEx>
        <w:trPr>
          <w:wBefore w:w="0" w:type="auto"/>
          <w:trHeight w:val="270" w:hRule="atLeast"/>
          <w:ins w:id="181" w:author="NTKO" w:date="2019-12-19T10:34:00Z"/>
          <w:trPrChange w:id="182" w:author="NTKO" w:date="2019-12-19T10:48: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183" w:author="NTKO" w:date="2019-12-19T10:48: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DA49634">
            <w:pPr>
              <w:widowControl/>
              <w:rPr>
                <w:ins w:id="184" w:author="NTKO" w:date="2019-12-19T10:34:00Z"/>
                <w:rFonts w:ascii="宋体" w:hAnsi="宋体"/>
                <w:kern w:val="0"/>
                <w:sz w:val="22"/>
                <w:szCs w:val="22"/>
              </w:rPr>
            </w:pPr>
            <w:ins w:id="185" w:author="NTKO" w:date="2019-12-19T10:34:00Z">
              <w:r>
                <w:rPr>
                  <w:rFonts w:hint="eastAsia" w:ascii="宋体" w:hAnsi="宋体"/>
                  <w:kern w:val="0"/>
                  <w:sz w:val="22"/>
                  <w:szCs w:val="22"/>
                  <w:rPrChange w:id="186" w:author="NTKO" w:date="2019-12-19T10:34:00Z">
                    <w:rPr>
                      <w:rFonts w:hint="eastAsia"/>
                      <w:sz w:val="28"/>
                      <w:szCs w:val="28"/>
                    </w:rPr>
                  </w:rPrChange>
                </w:rPr>
                <w:t>期权组合持仓明细数据文件</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87" w:author="NTKO" w:date="2019-12-19T10:48: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6E232F3D">
            <w:pPr>
              <w:widowControl/>
              <w:rPr>
                <w:ins w:id="188" w:author="NTKO" w:date="2019-12-19T10:34:00Z"/>
                <w:rFonts w:ascii="宋体" w:hAnsi="宋体"/>
                <w:kern w:val="0"/>
                <w:sz w:val="22"/>
                <w:szCs w:val="22"/>
              </w:rPr>
            </w:pPr>
            <w:ins w:id="189" w:author="NTKO" w:date="2019-12-19T10:34:00Z">
              <w:r>
                <w:rPr>
                  <w:rFonts w:hint="eastAsia" w:ascii="宋体" w:hAnsi="宋体"/>
                  <w:kern w:val="0"/>
                  <w:sz w:val="22"/>
                  <w:szCs w:val="22"/>
                </w:rPr>
                <w:t>上海中登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90" w:author="NTKO" w:date="2019-12-19T10:48: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56D83C02">
            <w:pPr>
              <w:widowControl/>
              <w:rPr>
                <w:ins w:id="191" w:author="NTKO" w:date="2019-12-19T10:34:00Z"/>
                <w:rFonts w:ascii="宋体" w:hAnsi="宋体" w:cs="Times New Roman"/>
                <w:kern w:val="0"/>
                <w:sz w:val="22"/>
                <w:szCs w:val="22"/>
                <w:lang w:val="en-US"/>
                <w:rPrChange w:id="192" w:author="NTKO" w:date="2019-12-19T10:34:00Z">
                  <w:rPr>
                    <w:ins w:id="193" w:author="NTKO" w:date="2019-12-19T10:34:00Z"/>
                    <w:rFonts w:ascii="Calibri" w:hAnsi="Calibri" w:cs="Calibri"/>
                    <w:kern w:val="0"/>
                    <w:sz w:val="22"/>
                    <w:szCs w:val="22"/>
                    <w:lang w:val="en-GB"/>
                  </w:rPr>
                </w:rPrChange>
              </w:rPr>
            </w:pPr>
            <w:ins w:id="194" w:author="NTKO" w:date="2019-12-19T10:34:00Z">
              <w:r>
                <w:rPr>
                  <w:rFonts w:ascii="宋体" w:hAnsi="宋体"/>
                  <w:kern w:val="0"/>
                  <w:sz w:val="22"/>
                  <w:szCs w:val="22"/>
                  <w:rPrChange w:id="195" w:author="NTKO" w:date="2019-12-19T10:34:00Z">
                    <w:rPr>
                      <w:szCs w:val="21"/>
                    </w:rPr>
                  </w:rPrChange>
                </w:rPr>
                <w:t>op_zhccmxXXXXX.mdd</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196" w:author="NTKO" w:date="2019-12-19T10:48: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4082F484">
            <w:pPr>
              <w:widowControl/>
              <w:rPr>
                <w:ins w:id="197" w:author="NTKO" w:date="2019-12-19T10:34:00Z"/>
                <w:rFonts w:ascii="宋体" w:hAnsi="宋体"/>
                <w:kern w:val="0"/>
                <w:sz w:val="22"/>
                <w:szCs w:val="22"/>
              </w:rPr>
            </w:pPr>
            <w:ins w:id="198" w:author="NTKO" w:date="2019-12-19T10:34:00Z">
              <w:r>
                <w:rPr>
                  <w:rFonts w:hint="eastAsia" w:ascii="宋体" w:hAnsi="宋体"/>
                  <w:kern w:val="0"/>
                  <w:sz w:val="22"/>
                  <w:szCs w:val="22"/>
                </w:rPr>
                <w:t>通过“</w:t>
              </w:r>
            </w:ins>
            <w:ins w:id="199" w:author="NTKO" w:date="2019-12-19T10:34:00Z">
              <w:r>
                <w:rPr>
                  <w:rFonts w:ascii="宋体" w:hAnsi="宋体" w:cs="Times New Roman"/>
                  <w:kern w:val="0"/>
                  <w:sz w:val="22"/>
                  <w:szCs w:val="22"/>
                  <w:lang w:val="en-US"/>
                  <w:rPrChange w:id="200" w:author="NTKO" w:date="2019-12-19T10:34:00Z">
                    <w:rPr>
                      <w:rFonts w:ascii="Calibri" w:hAnsi="Calibri" w:cs="Calibri"/>
                      <w:kern w:val="0"/>
                      <w:sz w:val="22"/>
                      <w:szCs w:val="22"/>
                      <w:lang w:val="en-GB"/>
                    </w:rPr>
                  </w:rPrChange>
                </w:rPr>
                <w:t>ZQZH </w:t>
              </w:r>
            </w:ins>
            <w:ins w:id="201" w:author="NTKO" w:date="2019-12-19T10:34:00Z">
              <w:r>
                <w:rPr>
                  <w:rFonts w:hint="eastAsia" w:ascii="宋体" w:hAnsi="宋体"/>
                  <w:kern w:val="0"/>
                  <w:sz w:val="22"/>
                  <w:szCs w:val="22"/>
                </w:rPr>
                <w:t>证券账户”字段来拆分</w:t>
              </w:r>
            </w:ins>
          </w:p>
        </w:tc>
      </w:tr>
      <w:tr w14:paraId="72751C5D">
        <w:tblPrEx>
          <w:shd w:val="clear" w:color="auto" w:fill="C7EDCC"/>
          <w:tblCellMar>
            <w:top w:w="0" w:type="dxa"/>
            <w:left w:w="0" w:type="dxa"/>
            <w:bottom w:w="0" w:type="dxa"/>
            <w:right w:w="0" w:type="dxa"/>
          </w:tblCellMar>
          <w:tblPrExChange w:id="203" w:author="NTKO" w:date="2019-12-19T10:49:00Z">
            <w:tblPrEx>
              <w:shd w:val="clear" w:color="auto" w:fill="C7EDCC"/>
              <w:tblCellMar>
                <w:top w:w="0" w:type="dxa"/>
                <w:left w:w="0" w:type="dxa"/>
                <w:bottom w:w="0" w:type="dxa"/>
                <w:right w:w="0" w:type="dxa"/>
              </w:tblCellMar>
            </w:tblPrEx>
          </w:tblPrExChange>
        </w:tblPrEx>
        <w:trPr>
          <w:wBefore w:w="0" w:type="auto"/>
          <w:trHeight w:val="270" w:hRule="atLeast"/>
          <w:ins w:id="202" w:author="NTKO" w:date="2019-12-19T10:48:00Z"/>
          <w:trPrChange w:id="203" w:author="NTKO" w:date="2019-12-19T10:49: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04" w:author="NTKO" w:date="2019-12-19T10:49: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2C0FCEE1">
            <w:pPr>
              <w:widowControl/>
              <w:rPr>
                <w:ins w:id="205" w:author="NTKO" w:date="2019-12-19T10:48:00Z"/>
                <w:rFonts w:ascii="宋体" w:hAnsi="宋体"/>
                <w:kern w:val="0"/>
                <w:sz w:val="22"/>
                <w:szCs w:val="22"/>
              </w:rPr>
            </w:pPr>
            <w:ins w:id="206" w:author="NTKO" w:date="2019-12-19T10:49:00Z">
              <w:r>
                <w:rPr>
                  <w:rFonts w:hint="eastAsia" w:ascii="宋体" w:hAnsi="宋体"/>
                  <w:kern w:val="0"/>
                  <w:sz w:val="22"/>
                  <w:szCs w:val="22"/>
                </w:rPr>
                <w:t>衍生品结算明细库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07" w:author="NTKO" w:date="2019-12-19T10:49: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758065C7">
            <w:pPr>
              <w:widowControl/>
              <w:rPr>
                <w:ins w:id="208" w:author="NTKO" w:date="2019-12-19T10:48:00Z"/>
                <w:rFonts w:ascii="宋体" w:hAnsi="宋体"/>
                <w:kern w:val="0"/>
                <w:sz w:val="22"/>
                <w:szCs w:val="22"/>
              </w:rPr>
            </w:pPr>
            <w:ins w:id="209" w:author="NTKO" w:date="2019-12-19T10:49:00Z">
              <w:r>
                <w:rPr>
                  <w:rFonts w:hint="eastAsia" w:ascii="宋体" w:hAnsi="宋体"/>
                  <w:kern w:val="0"/>
                  <w:sz w:val="22"/>
                  <w:szCs w:val="22"/>
                </w:rPr>
                <w:t>深圳</w:t>
              </w:r>
            </w:ins>
            <w:ins w:id="210" w:author="NTKO" w:date="2019-12-19T10:49: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11" w:author="NTKO" w:date="2019-12-19T10:49: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59CD6D8A">
            <w:pPr>
              <w:widowControl/>
              <w:rPr>
                <w:ins w:id="212" w:author="NTKO" w:date="2019-12-19T10:48:00Z"/>
                <w:rFonts w:ascii="宋体" w:hAnsi="宋体"/>
                <w:kern w:val="0"/>
                <w:sz w:val="22"/>
                <w:szCs w:val="22"/>
              </w:rPr>
            </w:pPr>
            <w:ins w:id="213" w:author="NTKO" w:date="2019-12-19T10:49:00Z">
              <w:r>
                <w:rPr>
                  <w:rFonts w:ascii="宋体" w:hAnsi="宋体"/>
                  <w:kern w:val="0"/>
                  <w:sz w:val="22"/>
                  <w:szCs w:val="22"/>
                </w:rPr>
                <w:t>SQ_JSMX.DBF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14" w:author="NTKO" w:date="2019-12-19T10:49: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8F036DA">
            <w:pPr>
              <w:widowControl/>
              <w:rPr>
                <w:ins w:id="215" w:author="NTKO" w:date="2019-12-19T10:48:00Z"/>
                <w:rFonts w:ascii="宋体" w:hAnsi="宋体"/>
                <w:kern w:val="0"/>
                <w:sz w:val="22"/>
                <w:szCs w:val="22"/>
              </w:rPr>
            </w:pPr>
            <w:ins w:id="216" w:author="NTKO" w:date="2019-12-19T10:49:00Z">
              <w:r>
                <w:rPr>
                  <w:rFonts w:hint="eastAsia" w:ascii="宋体" w:hAnsi="宋体"/>
                  <w:kern w:val="0"/>
                  <w:sz w:val="22"/>
                  <w:szCs w:val="22"/>
                </w:rPr>
                <w:t>通过“</w:t>
              </w:r>
            </w:ins>
            <w:ins w:id="217" w:author="NTKO" w:date="2019-12-19T10:49:00Z">
              <w:r>
                <w:rPr>
                  <w:rFonts w:ascii="宋体" w:hAnsi="宋体"/>
                  <w:kern w:val="0"/>
                  <w:sz w:val="22"/>
                  <w:szCs w:val="22"/>
                </w:rPr>
                <w:t>ZQZH </w:t>
              </w:r>
            </w:ins>
            <w:ins w:id="218" w:author="NTKO" w:date="2019-12-19T10:49:00Z">
              <w:r>
                <w:rPr>
                  <w:rFonts w:hint="eastAsia" w:ascii="宋体" w:hAnsi="宋体"/>
                  <w:kern w:val="0"/>
                  <w:sz w:val="22"/>
                  <w:szCs w:val="22"/>
                </w:rPr>
                <w:t>证券账户”字段来拆分</w:t>
              </w:r>
            </w:ins>
          </w:p>
        </w:tc>
      </w:tr>
      <w:tr w14:paraId="4A650DDE">
        <w:tblPrEx>
          <w:shd w:val="clear" w:color="auto" w:fill="C7EDCC"/>
          <w:tblCellMar>
            <w:top w:w="0" w:type="dxa"/>
            <w:left w:w="0" w:type="dxa"/>
            <w:bottom w:w="0" w:type="dxa"/>
            <w:right w:w="0" w:type="dxa"/>
          </w:tblCellMar>
          <w:tblPrExChange w:id="220" w:author="NTKO" w:date="2019-12-19T10:50:00Z">
            <w:tblPrEx>
              <w:shd w:val="clear" w:color="auto" w:fill="C7EDCC"/>
              <w:tblCellMar>
                <w:top w:w="0" w:type="dxa"/>
                <w:left w:w="0" w:type="dxa"/>
                <w:bottom w:w="0" w:type="dxa"/>
                <w:right w:w="0" w:type="dxa"/>
              </w:tblCellMar>
            </w:tblPrEx>
          </w:tblPrExChange>
        </w:tblPrEx>
        <w:trPr>
          <w:wBefore w:w="0" w:type="auto"/>
          <w:trHeight w:val="270" w:hRule="atLeast"/>
          <w:ins w:id="219" w:author="NTKO" w:date="2019-12-19T10:49:00Z"/>
          <w:trPrChange w:id="220" w:author="NTKO" w:date="2019-12-19T10:50: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21" w:author="NTKO" w:date="2019-12-19T10:50: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11CE0D74">
            <w:pPr>
              <w:widowControl/>
              <w:rPr>
                <w:ins w:id="222" w:author="NTKO" w:date="2019-12-19T10:49:00Z"/>
                <w:rFonts w:ascii="宋体" w:hAnsi="宋体"/>
                <w:kern w:val="0"/>
                <w:sz w:val="22"/>
                <w:szCs w:val="22"/>
              </w:rPr>
            </w:pPr>
            <w:ins w:id="223" w:author="NTKO" w:date="2019-12-19T10:50:00Z">
              <w:r>
                <w:rPr>
                  <w:rFonts w:hint="eastAsia" w:ascii="宋体" w:hAnsi="宋体"/>
                  <w:kern w:val="0"/>
                  <w:sz w:val="22"/>
                  <w:szCs w:val="22"/>
                </w:rPr>
                <w:t>衍生品合约持仓库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24" w:author="NTKO" w:date="2019-12-19T10:50: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28E6E3BF">
            <w:pPr>
              <w:widowControl/>
              <w:rPr>
                <w:ins w:id="225" w:author="NTKO" w:date="2019-12-19T10:49:00Z"/>
                <w:rFonts w:ascii="宋体" w:hAnsi="宋体"/>
                <w:kern w:val="0"/>
                <w:sz w:val="22"/>
                <w:szCs w:val="22"/>
              </w:rPr>
            </w:pPr>
            <w:ins w:id="226" w:author="NTKO" w:date="2019-12-19T10:50:00Z">
              <w:r>
                <w:rPr>
                  <w:rFonts w:hint="eastAsia" w:ascii="宋体" w:hAnsi="宋体"/>
                  <w:kern w:val="0"/>
                  <w:sz w:val="22"/>
                  <w:szCs w:val="22"/>
                </w:rPr>
                <w:t>深圳</w:t>
              </w:r>
            </w:ins>
            <w:ins w:id="227" w:author="NTKO" w:date="2019-12-19T10:50: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28" w:author="NTKO" w:date="2019-12-19T10:50: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CBBF09A">
            <w:pPr>
              <w:widowControl/>
              <w:rPr>
                <w:ins w:id="229" w:author="NTKO" w:date="2019-12-19T10:49:00Z"/>
                <w:rFonts w:ascii="宋体" w:hAnsi="宋体"/>
                <w:kern w:val="0"/>
                <w:sz w:val="22"/>
                <w:szCs w:val="22"/>
              </w:rPr>
            </w:pPr>
            <w:ins w:id="230" w:author="NTKO" w:date="2019-12-19T10:50:00Z">
              <w:r>
                <w:rPr>
                  <w:rFonts w:ascii="宋体" w:hAnsi="宋体"/>
                  <w:kern w:val="0"/>
                  <w:sz w:val="22"/>
                  <w:szCs w:val="22"/>
                </w:rPr>
                <w:t>SQ_HYCC.DBF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31" w:author="NTKO" w:date="2019-12-19T10:50: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110A1219">
            <w:pPr>
              <w:widowControl/>
              <w:rPr>
                <w:ins w:id="232" w:author="NTKO" w:date="2019-12-19T10:49:00Z"/>
                <w:rFonts w:ascii="宋体" w:hAnsi="宋体"/>
                <w:kern w:val="0"/>
                <w:sz w:val="22"/>
                <w:szCs w:val="22"/>
              </w:rPr>
            </w:pPr>
            <w:ins w:id="233" w:author="NTKO" w:date="2019-12-19T10:50:00Z">
              <w:r>
                <w:rPr>
                  <w:rFonts w:hint="eastAsia" w:ascii="宋体" w:hAnsi="宋体"/>
                  <w:kern w:val="0"/>
                  <w:sz w:val="22"/>
                  <w:szCs w:val="22"/>
                </w:rPr>
                <w:t>通过“</w:t>
              </w:r>
            </w:ins>
            <w:ins w:id="234" w:author="NTKO" w:date="2019-12-19T10:50:00Z">
              <w:r>
                <w:rPr>
                  <w:rFonts w:ascii="宋体" w:hAnsi="宋体"/>
                  <w:kern w:val="0"/>
                  <w:sz w:val="22"/>
                  <w:szCs w:val="22"/>
                </w:rPr>
                <w:t>ZQZH </w:t>
              </w:r>
            </w:ins>
            <w:ins w:id="235" w:author="NTKO" w:date="2019-12-19T10:50:00Z">
              <w:r>
                <w:rPr>
                  <w:rFonts w:hint="eastAsia" w:ascii="宋体" w:hAnsi="宋体"/>
                  <w:kern w:val="0"/>
                  <w:sz w:val="22"/>
                  <w:szCs w:val="22"/>
                </w:rPr>
                <w:t>证券账户”字段来拆分</w:t>
              </w:r>
            </w:ins>
          </w:p>
        </w:tc>
      </w:tr>
      <w:tr w14:paraId="32CB28C8">
        <w:tblPrEx>
          <w:shd w:val="clear" w:color="auto" w:fill="C7EDCC"/>
          <w:tblCellMar>
            <w:top w:w="0" w:type="dxa"/>
            <w:left w:w="0" w:type="dxa"/>
            <w:bottom w:w="0" w:type="dxa"/>
            <w:right w:w="0" w:type="dxa"/>
          </w:tblCellMar>
          <w:tblPrExChange w:id="237" w:author="NTKO" w:date="2019-12-19T10:50:00Z">
            <w:tblPrEx>
              <w:shd w:val="clear" w:color="auto" w:fill="C7EDCC"/>
              <w:tblCellMar>
                <w:top w:w="0" w:type="dxa"/>
                <w:left w:w="0" w:type="dxa"/>
                <w:bottom w:w="0" w:type="dxa"/>
                <w:right w:w="0" w:type="dxa"/>
              </w:tblCellMar>
            </w:tblPrEx>
          </w:tblPrExChange>
        </w:tblPrEx>
        <w:trPr>
          <w:wBefore w:w="0" w:type="auto"/>
          <w:trHeight w:val="270" w:hRule="atLeast"/>
          <w:ins w:id="236" w:author="NTKO" w:date="2019-12-19T10:50:00Z"/>
          <w:trPrChange w:id="237" w:author="NTKO" w:date="2019-12-19T10:50: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38" w:author="NTKO" w:date="2019-12-19T10:50: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21D1CDC0">
            <w:pPr>
              <w:widowControl/>
              <w:rPr>
                <w:ins w:id="239" w:author="NTKO" w:date="2019-12-19T10:50:00Z"/>
                <w:rFonts w:ascii="宋体" w:hAnsi="宋体"/>
                <w:kern w:val="0"/>
                <w:sz w:val="22"/>
                <w:szCs w:val="22"/>
              </w:rPr>
            </w:pPr>
            <w:ins w:id="240" w:author="NTKO" w:date="2019-12-19T10:50:00Z">
              <w:r>
                <w:rPr>
                  <w:rFonts w:hint="eastAsia" w:ascii="宋体" w:hAnsi="宋体"/>
                  <w:kern w:val="0"/>
                  <w:sz w:val="22"/>
                  <w:szCs w:val="22"/>
                </w:rPr>
                <w:t>衍生品合约持仓变动库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41" w:author="NTKO" w:date="2019-12-19T10:50: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8CEF8E6">
            <w:pPr>
              <w:widowControl/>
              <w:rPr>
                <w:ins w:id="242" w:author="NTKO" w:date="2019-12-19T10:50:00Z"/>
                <w:rFonts w:ascii="宋体" w:hAnsi="宋体"/>
                <w:kern w:val="0"/>
                <w:sz w:val="22"/>
                <w:szCs w:val="22"/>
              </w:rPr>
            </w:pPr>
            <w:ins w:id="243" w:author="NTKO" w:date="2019-12-19T10:50:00Z">
              <w:r>
                <w:rPr>
                  <w:rFonts w:hint="eastAsia" w:ascii="宋体" w:hAnsi="宋体"/>
                  <w:kern w:val="0"/>
                  <w:sz w:val="22"/>
                  <w:szCs w:val="22"/>
                </w:rPr>
                <w:t>深圳</w:t>
              </w:r>
            </w:ins>
            <w:ins w:id="244" w:author="NTKO" w:date="2019-12-19T10:50: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45" w:author="NTKO" w:date="2019-12-19T10:50: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72F413C">
            <w:pPr>
              <w:widowControl/>
              <w:rPr>
                <w:ins w:id="246" w:author="NTKO" w:date="2019-12-19T10:50:00Z"/>
                <w:rFonts w:ascii="宋体" w:hAnsi="宋体"/>
                <w:kern w:val="0"/>
                <w:sz w:val="22"/>
                <w:szCs w:val="22"/>
              </w:rPr>
            </w:pPr>
            <w:ins w:id="247" w:author="NTKO" w:date="2019-12-19T10:50:00Z">
              <w:r>
                <w:rPr>
                  <w:rFonts w:ascii="宋体" w:hAnsi="宋体"/>
                  <w:kern w:val="0"/>
                  <w:sz w:val="22"/>
                  <w:szCs w:val="22"/>
                </w:rPr>
                <w:t>SQ_HYCB.DBF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48" w:author="NTKO" w:date="2019-12-19T10:50: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AE65EAF">
            <w:pPr>
              <w:widowControl/>
              <w:rPr>
                <w:ins w:id="249" w:author="NTKO" w:date="2019-12-19T10:50:00Z"/>
                <w:rFonts w:ascii="宋体" w:hAnsi="宋体"/>
                <w:kern w:val="0"/>
                <w:sz w:val="22"/>
                <w:szCs w:val="22"/>
              </w:rPr>
            </w:pPr>
            <w:ins w:id="250" w:author="NTKO" w:date="2019-12-19T10:50:00Z">
              <w:r>
                <w:rPr>
                  <w:rFonts w:hint="eastAsia" w:ascii="宋体" w:hAnsi="宋体"/>
                  <w:kern w:val="0"/>
                  <w:sz w:val="22"/>
                  <w:szCs w:val="22"/>
                </w:rPr>
                <w:t>通过“</w:t>
              </w:r>
            </w:ins>
            <w:ins w:id="251" w:author="NTKO" w:date="2019-12-19T10:50:00Z">
              <w:r>
                <w:rPr>
                  <w:rFonts w:ascii="宋体" w:hAnsi="宋体"/>
                  <w:kern w:val="0"/>
                  <w:sz w:val="22"/>
                  <w:szCs w:val="22"/>
                </w:rPr>
                <w:t>ZQZH </w:t>
              </w:r>
            </w:ins>
            <w:ins w:id="252" w:author="NTKO" w:date="2019-12-19T10:50:00Z">
              <w:r>
                <w:rPr>
                  <w:rFonts w:hint="eastAsia" w:ascii="宋体" w:hAnsi="宋体"/>
                  <w:kern w:val="0"/>
                  <w:sz w:val="22"/>
                  <w:szCs w:val="22"/>
                </w:rPr>
                <w:t>证券账户”字段来拆分</w:t>
              </w:r>
            </w:ins>
          </w:p>
        </w:tc>
      </w:tr>
      <w:tr w14:paraId="4907EEE8">
        <w:tblPrEx>
          <w:shd w:val="clear" w:color="auto" w:fill="C7EDCC"/>
          <w:tblCellMar>
            <w:top w:w="0" w:type="dxa"/>
            <w:left w:w="0" w:type="dxa"/>
            <w:bottom w:w="0" w:type="dxa"/>
            <w:right w:w="0" w:type="dxa"/>
          </w:tblCellMar>
          <w:tblPrExChange w:id="254" w:author="NTKO" w:date="2019-12-19T10:51:00Z">
            <w:tblPrEx>
              <w:shd w:val="clear" w:color="auto" w:fill="C7EDCC"/>
              <w:tblCellMar>
                <w:top w:w="0" w:type="dxa"/>
                <w:left w:w="0" w:type="dxa"/>
                <w:bottom w:w="0" w:type="dxa"/>
                <w:right w:w="0" w:type="dxa"/>
              </w:tblCellMar>
            </w:tblPrEx>
          </w:tblPrExChange>
        </w:tblPrEx>
        <w:trPr>
          <w:wBefore w:w="0" w:type="auto"/>
          <w:trHeight w:val="270" w:hRule="atLeast"/>
          <w:ins w:id="253" w:author="NTKO" w:date="2019-12-19T10:50:00Z"/>
          <w:trPrChange w:id="254" w:author="NTKO" w:date="2019-12-19T10:51: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55" w:author="NTKO" w:date="2019-12-19T10:51: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6E845E4">
            <w:pPr>
              <w:widowControl/>
              <w:rPr>
                <w:ins w:id="256" w:author="NTKO" w:date="2019-12-19T10:50:00Z"/>
                <w:rFonts w:ascii="宋体" w:hAnsi="宋体"/>
                <w:kern w:val="0"/>
                <w:sz w:val="22"/>
                <w:szCs w:val="22"/>
              </w:rPr>
            </w:pPr>
            <w:ins w:id="257" w:author="NTKO" w:date="2019-12-19T10:51:00Z">
              <w:r>
                <w:rPr>
                  <w:rFonts w:hint="eastAsia" w:ascii="宋体" w:hAnsi="宋体"/>
                  <w:kern w:val="0"/>
                  <w:sz w:val="22"/>
                  <w:szCs w:val="22"/>
                </w:rPr>
                <w:t>证券净额交收库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58" w:author="NTKO" w:date="2019-12-19T10:51: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7CE0F60">
            <w:pPr>
              <w:widowControl/>
              <w:rPr>
                <w:ins w:id="259" w:author="NTKO" w:date="2019-12-19T10:50:00Z"/>
                <w:rFonts w:ascii="宋体" w:hAnsi="宋体"/>
                <w:kern w:val="0"/>
                <w:sz w:val="22"/>
                <w:szCs w:val="22"/>
              </w:rPr>
            </w:pPr>
            <w:ins w:id="260" w:author="NTKO" w:date="2019-12-19T10:51:00Z">
              <w:r>
                <w:rPr>
                  <w:rFonts w:hint="eastAsia" w:ascii="宋体" w:hAnsi="宋体"/>
                  <w:kern w:val="0"/>
                  <w:sz w:val="22"/>
                  <w:szCs w:val="22"/>
                </w:rPr>
                <w:t>深圳</w:t>
              </w:r>
            </w:ins>
            <w:ins w:id="261" w:author="NTKO" w:date="2019-12-19T10:51: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62" w:author="NTKO" w:date="2019-12-19T10:51: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7309DA9">
            <w:pPr>
              <w:widowControl/>
              <w:rPr>
                <w:ins w:id="263" w:author="NTKO" w:date="2019-12-19T10:50:00Z"/>
                <w:rFonts w:ascii="宋体" w:hAnsi="宋体"/>
                <w:kern w:val="0"/>
                <w:sz w:val="22"/>
                <w:szCs w:val="22"/>
              </w:rPr>
            </w:pPr>
            <w:ins w:id="264" w:author="NTKO" w:date="2019-12-19T10:51:00Z">
              <w:r>
                <w:rPr>
                  <w:rFonts w:ascii="宋体" w:hAnsi="宋体"/>
                  <w:kern w:val="0"/>
                  <w:sz w:val="22"/>
                  <w:szCs w:val="22"/>
                </w:rPr>
                <w:t>SQ_ZQJE.DBF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65" w:author="NTKO" w:date="2019-12-19T10:51: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6F1D1051">
            <w:pPr>
              <w:widowControl/>
              <w:rPr>
                <w:ins w:id="266" w:author="NTKO" w:date="2019-12-19T10:50:00Z"/>
                <w:rFonts w:ascii="宋体" w:hAnsi="宋体"/>
                <w:kern w:val="0"/>
                <w:sz w:val="22"/>
                <w:szCs w:val="22"/>
              </w:rPr>
            </w:pPr>
            <w:ins w:id="267" w:author="NTKO" w:date="2019-12-19T10:51:00Z">
              <w:r>
                <w:rPr>
                  <w:rFonts w:hint="eastAsia" w:ascii="宋体" w:hAnsi="宋体"/>
                  <w:kern w:val="0"/>
                  <w:sz w:val="22"/>
                  <w:szCs w:val="22"/>
                </w:rPr>
                <w:t>通过“</w:t>
              </w:r>
            </w:ins>
            <w:ins w:id="268" w:author="NTKO" w:date="2019-12-19T10:51:00Z">
              <w:r>
                <w:rPr>
                  <w:rFonts w:ascii="宋体" w:hAnsi="宋体"/>
                  <w:kern w:val="0"/>
                  <w:sz w:val="22"/>
                  <w:szCs w:val="22"/>
                </w:rPr>
                <w:t>ZQZH </w:t>
              </w:r>
            </w:ins>
            <w:ins w:id="269" w:author="NTKO" w:date="2019-12-19T10:51:00Z">
              <w:r>
                <w:rPr>
                  <w:rFonts w:hint="eastAsia" w:ascii="宋体" w:hAnsi="宋体"/>
                  <w:kern w:val="0"/>
                  <w:sz w:val="22"/>
                  <w:szCs w:val="22"/>
                </w:rPr>
                <w:t>证券账户”字段来拆分</w:t>
              </w:r>
            </w:ins>
          </w:p>
        </w:tc>
      </w:tr>
      <w:tr w14:paraId="77E645F2">
        <w:tblPrEx>
          <w:shd w:val="clear" w:color="auto" w:fill="C7EDCC"/>
          <w:tblCellMar>
            <w:top w:w="0" w:type="dxa"/>
            <w:left w:w="0" w:type="dxa"/>
            <w:bottom w:w="0" w:type="dxa"/>
            <w:right w:w="0" w:type="dxa"/>
          </w:tblCellMar>
          <w:tblPrExChange w:id="271" w:author="NTKO" w:date="2019-12-19T10:52:00Z">
            <w:tblPrEx>
              <w:shd w:val="clear" w:color="auto" w:fill="C7EDCC"/>
              <w:tblCellMar>
                <w:top w:w="0" w:type="dxa"/>
                <w:left w:w="0" w:type="dxa"/>
                <w:bottom w:w="0" w:type="dxa"/>
                <w:right w:w="0" w:type="dxa"/>
              </w:tblCellMar>
            </w:tblPrEx>
          </w:tblPrExChange>
        </w:tblPrEx>
        <w:trPr>
          <w:wBefore w:w="0" w:type="auto"/>
          <w:trHeight w:val="270" w:hRule="atLeast"/>
          <w:ins w:id="270" w:author="NTKO" w:date="2019-12-19T10:51:00Z"/>
          <w:trPrChange w:id="271" w:author="NTKO" w:date="2019-12-19T10:52: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72" w:author="NTKO" w:date="2019-12-19T10:52: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5065214F">
            <w:pPr>
              <w:widowControl/>
              <w:rPr>
                <w:ins w:id="273" w:author="NTKO" w:date="2019-12-19T10:51:00Z"/>
                <w:rFonts w:ascii="宋体" w:hAnsi="宋体"/>
                <w:kern w:val="0"/>
                <w:sz w:val="22"/>
                <w:szCs w:val="22"/>
              </w:rPr>
            </w:pPr>
            <w:ins w:id="274" w:author="NTKO" w:date="2019-12-19T10:52:00Z">
              <w:r>
                <w:rPr>
                  <w:rFonts w:hint="eastAsia" w:ascii="宋体" w:hAnsi="宋体"/>
                  <w:kern w:val="0"/>
                  <w:sz w:val="22"/>
                  <w:szCs w:val="22"/>
                </w:rPr>
                <w:t>组合持仓明细库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75" w:author="NTKO" w:date="2019-12-19T10:52: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52BBA42C">
            <w:pPr>
              <w:widowControl/>
              <w:rPr>
                <w:ins w:id="276" w:author="NTKO" w:date="2019-12-19T10:51:00Z"/>
                <w:rFonts w:ascii="宋体" w:hAnsi="宋体"/>
                <w:kern w:val="0"/>
                <w:sz w:val="22"/>
                <w:szCs w:val="22"/>
              </w:rPr>
            </w:pPr>
            <w:ins w:id="277" w:author="NTKO" w:date="2019-12-19T10:52:00Z">
              <w:r>
                <w:rPr>
                  <w:rFonts w:hint="eastAsia" w:ascii="宋体" w:hAnsi="宋体"/>
                  <w:kern w:val="0"/>
                  <w:sz w:val="22"/>
                  <w:szCs w:val="22"/>
                </w:rPr>
                <w:t>深圳</w:t>
              </w:r>
            </w:ins>
            <w:ins w:id="278" w:author="NTKO" w:date="2019-12-19T10:52: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79" w:author="NTKO" w:date="2019-12-19T10:52: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039608F9">
            <w:pPr>
              <w:widowControl/>
              <w:rPr>
                <w:ins w:id="280" w:author="NTKO" w:date="2019-12-19T10:51:00Z"/>
                <w:rFonts w:ascii="宋体" w:hAnsi="宋体"/>
                <w:kern w:val="0"/>
                <w:sz w:val="22"/>
                <w:szCs w:val="22"/>
              </w:rPr>
            </w:pPr>
            <w:ins w:id="281" w:author="NTKO" w:date="2019-12-19T10:52:00Z">
              <w:r>
                <w:rPr>
                  <w:rFonts w:ascii="宋体" w:hAnsi="宋体"/>
                  <w:kern w:val="0"/>
                  <w:sz w:val="22"/>
                  <w:szCs w:val="22"/>
                </w:rPr>
                <w:t>SQ_ZHCC.DBF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82" w:author="NTKO" w:date="2019-12-19T10:52: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2DE2FBE5">
            <w:pPr>
              <w:widowControl/>
              <w:rPr>
                <w:ins w:id="283" w:author="NTKO" w:date="2019-12-19T10:51:00Z"/>
                <w:rFonts w:ascii="宋体" w:hAnsi="宋体"/>
                <w:kern w:val="0"/>
                <w:sz w:val="22"/>
                <w:szCs w:val="22"/>
              </w:rPr>
            </w:pPr>
            <w:ins w:id="284" w:author="NTKO" w:date="2019-12-19T10:52:00Z">
              <w:r>
                <w:rPr>
                  <w:rFonts w:hint="eastAsia" w:ascii="宋体" w:hAnsi="宋体"/>
                  <w:kern w:val="0"/>
                  <w:sz w:val="22"/>
                  <w:szCs w:val="22"/>
                </w:rPr>
                <w:t>通过“</w:t>
              </w:r>
            </w:ins>
            <w:ins w:id="285" w:author="NTKO" w:date="2019-12-19T10:52:00Z">
              <w:r>
                <w:rPr>
                  <w:rFonts w:ascii="宋体" w:hAnsi="宋体"/>
                  <w:kern w:val="0"/>
                  <w:sz w:val="22"/>
                  <w:szCs w:val="22"/>
                </w:rPr>
                <w:t>ZQZH </w:t>
              </w:r>
            </w:ins>
            <w:ins w:id="286" w:author="NTKO" w:date="2019-12-19T10:52:00Z">
              <w:r>
                <w:rPr>
                  <w:rFonts w:hint="eastAsia" w:ascii="宋体" w:hAnsi="宋体"/>
                  <w:kern w:val="0"/>
                  <w:sz w:val="22"/>
                  <w:szCs w:val="22"/>
                </w:rPr>
                <w:t>证券账户”字段来拆分</w:t>
              </w:r>
            </w:ins>
          </w:p>
        </w:tc>
      </w:tr>
      <w:tr w14:paraId="7CBB83A1">
        <w:tblPrEx>
          <w:shd w:val="clear" w:color="auto" w:fill="C7EDCC"/>
          <w:tblCellMar>
            <w:top w:w="0" w:type="dxa"/>
            <w:left w:w="0" w:type="dxa"/>
            <w:bottom w:w="0" w:type="dxa"/>
            <w:right w:w="0" w:type="dxa"/>
          </w:tblCellMar>
          <w:tblPrExChange w:id="288" w:author="NTKO" w:date="2019-12-19T10:53:00Z">
            <w:tblPrEx>
              <w:shd w:val="clear" w:color="auto" w:fill="C7EDCC"/>
              <w:tblCellMar>
                <w:top w:w="0" w:type="dxa"/>
                <w:left w:w="0" w:type="dxa"/>
                <w:bottom w:w="0" w:type="dxa"/>
                <w:right w:w="0" w:type="dxa"/>
              </w:tblCellMar>
            </w:tblPrEx>
          </w:tblPrExChange>
        </w:tblPrEx>
        <w:trPr>
          <w:wBefore w:w="0" w:type="auto"/>
          <w:trHeight w:val="270" w:hRule="atLeast"/>
          <w:ins w:id="287" w:author="NTKO" w:date="2019-12-19T10:52:00Z"/>
          <w:trPrChange w:id="288" w:author="NTKO" w:date="2019-12-19T10:53: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289" w:author="NTKO" w:date="2019-12-19T10:53: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5816593C">
            <w:pPr>
              <w:widowControl/>
              <w:rPr>
                <w:ins w:id="290" w:author="NTKO" w:date="2019-12-19T10:52:00Z"/>
                <w:rFonts w:ascii="宋体" w:hAnsi="宋体"/>
                <w:kern w:val="0"/>
                <w:sz w:val="22"/>
                <w:szCs w:val="22"/>
              </w:rPr>
            </w:pPr>
            <w:ins w:id="291" w:author="NTKO" w:date="2019-12-19T10:53:00Z">
              <w:r>
                <w:rPr>
                  <w:rFonts w:hint="eastAsia" w:ascii="宋体" w:hAnsi="宋体"/>
                  <w:kern w:val="0"/>
                  <w:sz w:val="22"/>
                  <w:szCs w:val="22"/>
                </w:rPr>
                <w:t>保证金明细库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92" w:author="NTKO" w:date="2019-12-19T10:53: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6C6A4A9B">
            <w:pPr>
              <w:widowControl/>
              <w:rPr>
                <w:ins w:id="293" w:author="NTKO" w:date="2019-12-19T10:52:00Z"/>
                <w:rFonts w:ascii="宋体" w:hAnsi="宋体"/>
                <w:kern w:val="0"/>
                <w:sz w:val="22"/>
                <w:szCs w:val="22"/>
              </w:rPr>
            </w:pPr>
            <w:ins w:id="294" w:author="NTKO" w:date="2019-12-19T10:53:00Z">
              <w:r>
                <w:rPr>
                  <w:rFonts w:hint="eastAsia" w:ascii="宋体" w:hAnsi="宋体"/>
                  <w:kern w:val="0"/>
                  <w:sz w:val="22"/>
                  <w:szCs w:val="22"/>
                </w:rPr>
                <w:t>深圳</w:t>
              </w:r>
            </w:ins>
            <w:ins w:id="295" w:author="NTKO" w:date="2019-12-19T10:53:00Z">
              <w:r>
                <w:rPr>
                  <w:rFonts w:ascii="宋体" w:hAnsi="宋体"/>
                  <w:kern w:val="0"/>
                  <w:sz w:val="22"/>
                  <w:szCs w:val="22"/>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96" w:author="NTKO" w:date="2019-12-19T10:53: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44BD0728">
            <w:pPr>
              <w:widowControl/>
              <w:rPr>
                <w:ins w:id="297" w:author="NTKO" w:date="2019-12-19T10:52:00Z"/>
                <w:rFonts w:ascii="宋体" w:hAnsi="宋体"/>
                <w:kern w:val="0"/>
                <w:sz w:val="22"/>
                <w:szCs w:val="22"/>
              </w:rPr>
            </w:pPr>
            <w:ins w:id="298" w:author="NTKO" w:date="2019-12-19T10:53:00Z">
              <w:r>
                <w:rPr>
                  <w:rFonts w:ascii="宋体" w:hAnsi="宋体"/>
                  <w:kern w:val="0"/>
                  <w:sz w:val="22"/>
                  <w:szCs w:val="22"/>
                </w:rPr>
                <w:t>SQ_BZJMX.DBF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299" w:author="NTKO" w:date="2019-12-19T10:53: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22C86446">
            <w:pPr>
              <w:widowControl/>
              <w:rPr>
                <w:ins w:id="300" w:author="NTKO" w:date="2019-12-19T10:52:00Z"/>
                <w:rFonts w:ascii="宋体" w:hAnsi="宋体"/>
                <w:kern w:val="0"/>
                <w:sz w:val="22"/>
                <w:szCs w:val="22"/>
              </w:rPr>
            </w:pPr>
            <w:ins w:id="301" w:author="NTKO" w:date="2019-12-19T10:53:00Z">
              <w:r>
                <w:rPr>
                  <w:rFonts w:hint="eastAsia" w:ascii="宋体" w:hAnsi="宋体"/>
                  <w:kern w:val="0"/>
                  <w:sz w:val="22"/>
                  <w:szCs w:val="22"/>
                </w:rPr>
                <w:t>通过“</w:t>
              </w:r>
            </w:ins>
            <w:ins w:id="302" w:author="NTKO" w:date="2019-12-19T10:53:00Z">
              <w:r>
                <w:rPr>
                  <w:rFonts w:ascii="宋体" w:hAnsi="宋体"/>
                  <w:kern w:val="0"/>
                  <w:sz w:val="22"/>
                  <w:szCs w:val="22"/>
                </w:rPr>
                <w:t>ZQZH </w:t>
              </w:r>
            </w:ins>
            <w:ins w:id="303" w:author="NTKO" w:date="2019-12-19T10:53:00Z">
              <w:r>
                <w:rPr>
                  <w:rFonts w:hint="eastAsia" w:ascii="宋体" w:hAnsi="宋体"/>
                  <w:kern w:val="0"/>
                  <w:sz w:val="22"/>
                  <w:szCs w:val="22"/>
                </w:rPr>
                <w:t>证券账户”字段来拆分</w:t>
              </w:r>
            </w:ins>
          </w:p>
        </w:tc>
      </w:tr>
      <w:tr w14:paraId="7EC23EA7">
        <w:tblPrEx>
          <w:shd w:val="clear" w:color="auto" w:fill="C7EDCC"/>
          <w:tblCellMar>
            <w:top w:w="0" w:type="dxa"/>
            <w:left w:w="0" w:type="dxa"/>
            <w:bottom w:w="0" w:type="dxa"/>
            <w:right w:w="0" w:type="dxa"/>
          </w:tblCellMar>
          <w:tblPrExChange w:id="305" w:author="NTKO" w:date="2019-12-19T10:54:00Z">
            <w:tblPrEx>
              <w:shd w:val="clear" w:color="auto" w:fill="C7EDCC"/>
              <w:tblCellMar>
                <w:top w:w="0" w:type="dxa"/>
                <w:left w:w="0" w:type="dxa"/>
                <w:bottom w:w="0" w:type="dxa"/>
                <w:right w:w="0" w:type="dxa"/>
              </w:tblCellMar>
            </w:tblPrEx>
          </w:tblPrExChange>
        </w:tblPrEx>
        <w:trPr>
          <w:wBefore w:w="0" w:type="auto"/>
          <w:trHeight w:val="270" w:hRule="atLeast"/>
          <w:ins w:id="304" w:author="NTKO" w:date="2019-12-19T10:53:00Z"/>
          <w:trPrChange w:id="305" w:author="NTKO" w:date="2019-12-19T10:54:00Z">
            <w:trPr>
              <w:gridBefore w:val="1"/>
              <w:wBefore w:w="30" w:type="dxa"/>
              <w:trHeight w:val="270" w:hRule="atLeast"/>
            </w:trPr>
          </w:trPrChange>
        </w:trPr>
        <w:tc>
          <w:tcPr>
            <w:tcW w:w="2850" w:type="dxa"/>
            <w:tcBorders>
              <w:top w:val="nil"/>
              <w:left w:val="single" w:color="auto" w:sz="8" w:space="0"/>
              <w:bottom w:val="nil"/>
              <w:right w:val="single" w:color="auto" w:sz="8" w:space="0"/>
            </w:tcBorders>
            <w:shd w:val="clear" w:color="auto" w:fill="C7EDCC"/>
            <w:noWrap/>
            <w:tcMar>
              <w:top w:w="15" w:type="dxa"/>
              <w:left w:w="15" w:type="dxa"/>
              <w:bottom w:w="0" w:type="dxa"/>
              <w:right w:w="15" w:type="dxa"/>
            </w:tcMar>
            <w:vAlign w:val="center"/>
            <w:tcPrChange w:id="306" w:author="NTKO" w:date="2019-12-19T10:54:00Z">
              <w:tcPr>
                <w:tcW w:w="2850" w:type="dxa"/>
                <w:gridSpan w:val="2"/>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40B5AC27">
            <w:pPr>
              <w:widowControl/>
              <w:rPr>
                <w:ins w:id="307" w:author="NTKO" w:date="2019-12-19T10:53:00Z"/>
                <w:rFonts w:ascii="Calibri" w:hAnsi="Calibri" w:cs="Calibri"/>
                <w:kern w:val="0"/>
                <w:sz w:val="22"/>
                <w:szCs w:val="22"/>
                <w:lang w:val="en-GB"/>
                <w:rPrChange w:id="308" w:author="HP" w:date="2020-05-22T11:03:00Z">
                  <w:rPr>
                    <w:ins w:id="309" w:author="NTKO" w:date="2019-12-19T10:53:00Z"/>
                    <w:rFonts w:ascii="宋体" w:hAnsi="宋体"/>
                    <w:kern w:val="0"/>
                    <w:sz w:val="22"/>
                    <w:szCs w:val="22"/>
                  </w:rPr>
                </w:rPrChange>
              </w:rPr>
            </w:pPr>
            <w:ins w:id="310" w:author="NTKO" w:date="2019-12-19T10:53:00Z">
              <w:r>
                <w:rPr>
                  <w:rFonts w:hint="eastAsia" w:ascii="Calibri" w:hAnsi="Calibri" w:cs="Calibri"/>
                  <w:kern w:val="0"/>
                  <w:sz w:val="22"/>
                  <w:szCs w:val="22"/>
                  <w:lang w:val="en-GB"/>
                  <w:rPrChange w:id="311" w:author="HP" w:date="2020-05-22T11:03:00Z">
                    <w:rPr>
                      <w:rFonts w:hint="eastAsia" w:ascii="宋体" w:hAnsi="宋体"/>
                      <w:kern w:val="0"/>
                      <w:sz w:val="22"/>
                      <w:szCs w:val="22"/>
                    </w:rPr>
                  </w:rPrChange>
                </w:rPr>
                <w:t>参考信息库</w:t>
              </w:r>
            </w:ins>
          </w:p>
        </w:tc>
        <w:tc>
          <w:tcPr>
            <w:tcW w:w="99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312" w:author="NTKO" w:date="2019-12-19T10:54:00Z">
              <w:tcPr>
                <w:tcW w:w="993" w:type="dxa"/>
                <w:gridSpan w:val="2"/>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149A26F7">
            <w:pPr>
              <w:widowControl/>
              <w:rPr>
                <w:ins w:id="313" w:author="NTKO" w:date="2019-12-19T10:53:00Z"/>
                <w:rFonts w:ascii="Calibri" w:hAnsi="Calibri" w:cs="Calibri"/>
                <w:kern w:val="0"/>
                <w:sz w:val="22"/>
                <w:szCs w:val="22"/>
                <w:lang w:val="en-GB"/>
                <w:rPrChange w:id="314" w:author="HP" w:date="2020-05-22T11:03:00Z">
                  <w:rPr>
                    <w:ins w:id="315" w:author="NTKO" w:date="2019-12-19T10:53:00Z"/>
                    <w:rFonts w:ascii="宋体" w:hAnsi="宋体"/>
                    <w:kern w:val="0"/>
                    <w:sz w:val="22"/>
                    <w:szCs w:val="22"/>
                  </w:rPr>
                </w:rPrChange>
              </w:rPr>
            </w:pPr>
            <w:ins w:id="316" w:author="NTKO" w:date="2019-12-19T10:53:00Z">
              <w:r>
                <w:rPr>
                  <w:rFonts w:hint="eastAsia" w:ascii="Calibri" w:hAnsi="Calibri" w:cs="Calibri"/>
                  <w:kern w:val="0"/>
                  <w:sz w:val="22"/>
                  <w:szCs w:val="22"/>
                  <w:lang w:val="en-GB"/>
                  <w:rPrChange w:id="317" w:author="HP" w:date="2020-05-22T11:03:00Z">
                    <w:rPr>
                      <w:rFonts w:hint="eastAsia" w:ascii="宋体" w:hAnsi="宋体"/>
                      <w:kern w:val="0"/>
                      <w:sz w:val="22"/>
                      <w:szCs w:val="22"/>
                    </w:rPr>
                  </w:rPrChange>
                </w:rPr>
                <w:t>深圳</w:t>
              </w:r>
            </w:ins>
            <w:ins w:id="318" w:author="NTKO" w:date="2019-12-19T10:53:00Z">
              <w:r>
                <w:rPr>
                  <w:rFonts w:ascii="Calibri" w:hAnsi="Calibri" w:cs="Calibri"/>
                  <w:kern w:val="0"/>
                  <w:sz w:val="22"/>
                  <w:szCs w:val="22"/>
                  <w:lang w:val="en-GB"/>
                  <w:rPrChange w:id="319" w:author="HP" w:date="2020-05-22T11:03:00Z">
                    <w:rPr>
                      <w:rFonts w:ascii="宋体" w:hAnsi="宋体"/>
                      <w:kern w:val="0"/>
                      <w:sz w:val="22"/>
                      <w:szCs w:val="22"/>
                    </w:rPr>
                  </w:rPrChange>
                </w:rPr>
                <w:t>中登</w:t>
              </w:r>
            </w:ins>
          </w:p>
        </w:tc>
        <w:tc>
          <w:tcPr>
            <w:tcW w:w="2183"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320" w:author="NTKO" w:date="2019-12-19T10:54:00Z">
              <w:tcPr>
                <w:tcW w:w="2183"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78D5A08D">
            <w:pPr>
              <w:widowControl/>
              <w:rPr>
                <w:ins w:id="321" w:author="NTKO" w:date="2019-12-19T10:53:00Z"/>
                <w:rFonts w:ascii="Calibri" w:hAnsi="Calibri" w:cs="Calibri"/>
                <w:kern w:val="0"/>
                <w:sz w:val="22"/>
                <w:szCs w:val="22"/>
                <w:lang w:val="en-GB"/>
                <w:rPrChange w:id="322" w:author="HP" w:date="2020-05-22T11:03:00Z">
                  <w:rPr>
                    <w:ins w:id="323" w:author="NTKO" w:date="2019-12-19T10:53:00Z"/>
                    <w:rFonts w:ascii="宋体" w:hAnsi="宋体"/>
                    <w:kern w:val="0"/>
                    <w:sz w:val="22"/>
                    <w:szCs w:val="22"/>
                  </w:rPr>
                </w:rPrChange>
              </w:rPr>
            </w:pPr>
            <w:ins w:id="324" w:author="NTKO" w:date="2019-12-19T10:53:00Z">
              <w:r>
                <w:rPr>
                  <w:rFonts w:ascii="Calibri" w:hAnsi="Calibri" w:cs="Calibri"/>
                  <w:kern w:val="0"/>
                  <w:sz w:val="22"/>
                  <w:szCs w:val="22"/>
                  <w:lang w:val="en-GB"/>
                  <w:rPrChange w:id="325" w:author="HP" w:date="2020-05-22T11:03:00Z">
                    <w:rPr>
                      <w:rFonts w:ascii="宋体" w:hAnsi="宋体"/>
                      <w:kern w:val="0"/>
                      <w:sz w:val="22"/>
                      <w:szCs w:val="22"/>
                    </w:rPr>
                  </w:rPrChange>
                </w:rPr>
                <w:t>SQ_CKXX.DBF</w:t>
              </w:r>
            </w:ins>
          </w:p>
        </w:tc>
        <w:tc>
          <w:tcPr>
            <w:tcW w:w="4014" w:type="dxa"/>
            <w:tcBorders>
              <w:top w:val="nil"/>
              <w:left w:val="nil"/>
              <w:bottom w:val="nil"/>
              <w:right w:val="single" w:color="auto" w:sz="8" w:space="0"/>
            </w:tcBorders>
            <w:shd w:val="clear" w:color="auto" w:fill="C7EDCC"/>
            <w:noWrap/>
            <w:tcMar>
              <w:top w:w="15" w:type="dxa"/>
              <w:left w:w="15" w:type="dxa"/>
              <w:bottom w:w="0" w:type="dxa"/>
              <w:right w:w="15" w:type="dxa"/>
            </w:tcMar>
            <w:vAlign w:val="center"/>
            <w:tcPrChange w:id="326" w:author="NTKO" w:date="2019-12-19T10:54:00Z">
              <w:tcPr>
                <w:tcW w:w="4014" w:type="dxa"/>
                <w:gridSpan w:val="3"/>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tcPrChange>
          </w:tcPr>
          <w:p w14:paraId="367D44B9">
            <w:pPr>
              <w:widowControl/>
              <w:rPr>
                <w:ins w:id="327" w:author="NTKO" w:date="2019-12-19T10:53:00Z"/>
                <w:rFonts w:ascii="Calibri" w:hAnsi="Calibri" w:cs="Calibri"/>
                <w:kern w:val="0"/>
                <w:sz w:val="22"/>
                <w:szCs w:val="22"/>
                <w:lang w:val="en-GB"/>
                <w:rPrChange w:id="328" w:author="HP" w:date="2020-05-22T11:03:00Z">
                  <w:rPr>
                    <w:ins w:id="329" w:author="NTKO" w:date="2019-12-19T10:53:00Z"/>
                    <w:rFonts w:ascii="宋体" w:hAnsi="宋体"/>
                    <w:kern w:val="0"/>
                    <w:sz w:val="22"/>
                    <w:szCs w:val="22"/>
                  </w:rPr>
                </w:rPrChange>
              </w:rPr>
            </w:pPr>
            <w:ins w:id="330" w:author="NTKO" w:date="2019-12-19T10:53:00Z">
              <w:r>
                <w:rPr>
                  <w:rFonts w:hint="eastAsia" w:ascii="Calibri" w:hAnsi="Calibri" w:cs="Calibri"/>
                  <w:kern w:val="0"/>
                  <w:sz w:val="22"/>
                  <w:szCs w:val="22"/>
                  <w:lang w:val="en-GB"/>
                  <w:rPrChange w:id="331" w:author="HP" w:date="2020-05-22T11:03:00Z">
                    <w:rPr>
                      <w:rFonts w:hint="eastAsia" w:ascii="宋体" w:hAnsi="宋体"/>
                      <w:kern w:val="0"/>
                      <w:sz w:val="22"/>
                      <w:szCs w:val="22"/>
                    </w:rPr>
                  </w:rPrChange>
                </w:rPr>
                <w:t>通过“</w:t>
              </w:r>
            </w:ins>
            <w:ins w:id="332" w:author="NTKO" w:date="2019-12-19T10:53:00Z">
              <w:r>
                <w:rPr>
                  <w:rFonts w:ascii="Calibri" w:hAnsi="Calibri" w:cs="Calibri"/>
                  <w:kern w:val="0"/>
                  <w:sz w:val="22"/>
                  <w:szCs w:val="22"/>
                  <w:lang w:val="en-GB"/>
                  <w:rPrChange w:id="333" w:author="HP" w:date="2020-05-22T11:03:00Z">
                    <w:rPr>
                      <w:rFonts w:ascii="宋体" w:hAnsi="宋体"/>
                      <w:kern w:val="0"/>
                      <w:sz w:val="22"/>
                      <w:szCs w:val="22"/>
                    </w:rPr>
                  </w:rPrChange>
                </w:rPr>
                <w:t>ZQZH </w:t>
              </w:r>
            </w:ins>
            <w:ins w:id="334" w:author="NTKO" w:date="2019-12-19T10:53:00Z">
              <w:r>
                <w:rPr>
                  <w:rFonts w:hint="eastAsia" w:ascii="Calibri" w:hAnsi="Calibri" w:cs="Calibri"/>
                  <w:kern w:val="0"/>
                  <w:sz w:val="22"/>
                  <w:szCs w:val="22"/>
                  <w:lang w:val="en-GB"/>
                  <w:rPrChange w:id="335" w:author="HP" w:date="2020-05-22T11:03:00Z">
                    <w:rPr>
                      <w:rFonts w:hint="eastAsia" w:ascii="宋体" w:hAnsi="宋体"/>
                      <w:kern w:val="0"/>
                      <w:sz w:val="22"/>
                      <w:szCs w:val="22"/>
                    </w:rPr>
                  </w:rPrChange>
                </w:rPr>
                <w:t>证券账户”字段来拆分</w:t>
              </w:r>
            </w:ins>
          </w:p>
        </w:tc>
      </w:tr>
      <w:tr w14:paraId="01AE4FE5">
        <w:tblPrEx>
          <w:shd w:val="clear" w:color="auto" w:fill="C7EDCC"/>
          <w:tblCellMar>
            <w:top w:w="0" w:type="dxa"/>
            <w:left w:w="0" w:type="dxa"/>
            <w:bottom w:w="0" w:type="dxa"/>
            <w:right w:w="0" w:type="dxa"/>
          </w:tblCellMar>
        </w:tblPrEx>
        <w:trPr>
          <w:trHeight w:val="270" w:hRule="atLeast"/>
          <w:ins w:id="336" w:author="NTKO" w:date="2019-12-19T10:54:00Z"/>
        </w:trPr>
        <w:tc>
          <w:tcPr>
            <w:tcW w:w="2850" w:type="dxa"/>
            <w:tcBorders>
              <w:top w:val="nil"/>
              <w:left w:val="single" w:color="auto" w:sz="8" w:space="0"/>
              <w:bottom w:val="single" w:color="auto" w:sz="8" w:space="0"/>
              <w:right w:val="single" w:color="auto" w:sz="8" w:space="0"/>
            </w:tcBorders>
            <w:shd w:val="clear" w:color="auto" w:fill="C7EDCC"/>
            <w:noWrap/>
            <w:tcMar>
              <w:top w:w="15" w:type="dxa"/>
              <w:left w:w="15" w:type="dxa"/>
              <w:bottom w:w="0" w:type="dxa"/>
              <w:right w:w="15" w:type="dxa"/>
            </w:tcMar>
            <w:vAlign w:val="center"/>
          </w:tcPr>
          <w:p w14:paraId="7CEA7783">
            <w:pPr>
              <w:widowControl/>
              <w:rPr>
                <w:ins w:id="337" w:author="NTKO" w:date="2019-12-19T10:54:00Z"/>
                <w:rFonts w:ascii="Calibri" w:hAnsi="Calibri" w:cs="Calibri"/>
                <w:kern w:val="0"/>
                <w:sz w:val="22"/>
                <w:szCs w:val="22"/>
                <w:lang w:val="en-GB"/>
                <w:rPrChange w:id="338" w:author="HP" w:date="2020-05-22T11:03:00Z">
                  <w:rPr>
                    <w:ins w:id="339" w:author="NTKO" w:date="2019-12-19T10:54:00Z"/>
                    <w:rFonts w:ascii="宋体" w:hAnsi="宋体"/>
                    <w:kern w:val="0"/>
                    <w:sz w:val="22"/>
                    <w:szCs w:val="22"/>
                  </w:rPr>
                </w:rPrChange>
              </w:rPr>
            </w:pPr>
            <w:ins w:id="340" w:author="NTKO" w:date="2019-12-19T10:54:00Z">
              <w:r>
                <w:rPr>
                  <w:rFonts w:hint="eastAsia" w:ascii="Calibri" w:hAnsi="Calibri" w:cs="Calibri"/>
                  <w:kern w:val="0"/>
                  <w:sz w:val="22"/>
                  <w:szCs w:val="22"/>
                  <w:lang w:val="en-GB"/>
                  <w:rPrChange w:id="341" w:author="HP" w:date="2020-05-22T11:03:00Z">
                    <w:rPr>
                      <w:rFonts w:hint="eastAsia" w:ascii="宋体" w:hAnsi="宋体"/>
                      <w:kern w:val="0"/>
                      <w:sz w:val="22"/>
                      <w:szCs w:val="22"/>
                    </w:rPr>
                  </w:rPrChange>
                </w:rPr>
                <w:t>通知文件</w:t>
              </w:r>
            </w:ins>
          </w:p>
        </w:tc>
        <w:tc>
          <w:tcPr>
            <w:tcW w:w="99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49F7DDB1">
            <w:pPr>
              <w:widowControl/>
              <w:rPr>
                <w:ins w:id="342" w:author="NTKO" w:date="2019-12-19T10:54:00Z"/>
                <w:rFonts w:ascii="Calibri" w:hAnsi="Calibri" w:cs="Calibri"/>
                <w:kern w:val="0"/>
                <w:sz w:val="22"/>
                <w:szCs w:val="22"/>
                <w:lang w:val="en-GB"/>
                <w:rPrChange w:id="343" w:author="HP" w:date="2020-05-22T11:03:00Z">
                  <w:rPr>
                    <w:ins w:id="344" w:author="NTKO" w:date="2019-12-19T10:54:00Z"/>
                    <w:rFonts w:ascii="宋体" w:hAnsi="宋体"/>
                    <w:kern w:val="0"/>
                    <w:sz w:val="22"/>
                    <w:szCs w:val="22"/>
                  </w:rPr>
                </w:rPrChange>
              </w:rPr>
            </w:pPr>
            <w:ins w:id="345" w:author="NTKO" w:date="2019-12-19T10:54:00Z">
              <w:r>
                <w:rPr>
                  <w:rFonts w:hint="eastAsia" w:ascii="Calibri" w:hAnsi="Calibri" w:cs="Calibri"/>
                  <w:kern w:val="0"/>
                  <w:sz w:val="22"/>
                  <w:szCs w:val="22"/>
                  <w:lang w:val="en-GB"/>
                  <w:rPrChange w:id="346" w:author="HP" w:date="2020-05-22T11:03:00Z">
                    <w:rPr>
                      <w:rFonts w:hint="eastAsia" w:ascii="宋体" w:hAnsi="宋体"/>
                      <w:kern w:val="0"/>
                      <w:sz w:val="22"/>
                      <w:szCs w:val="22"/>
                    </w:rPr>
                  </w:rPrChange>
                </w:rPr>
                <w:t>深圳</w:t>
              </w:r>
            </w:ins>
            <w:ins w:id="347" w:author="NTKO" w:date="2019-12-19T10:54:00Z">
              <w:r>
                <w:rPr>
                  <w:rFonts w:ascii="Calibri" w:hAnsi="Calibri" w:cs="Calibri"/>
                  <w:kern w:val="0"/>
                  <w:sz w:val="22"/>
                  <w:szCs w:val="22"/>
                  <w:lang w:val="en-GB"/>
                  <w:rPrChange w:id="348" w:author="HP" w:date="2020-05-22T11:03:00Z">
                    <w:rPr>
                      <w:rFonts w:ascii="宋体" w:hAnsi="宋体"/>
                      <w:kern w:val="0"/>
                      <w:sz w:val="22"/>
                      <w:szCs w:val="22"/>
                    </w:rPr>
                  </w:rPrChange>
                </w:rPr>
                <w:t>中登</w:t>
              </w:r>
            </w:ins>
          </w:p>
        </w:tc>
        <w:tc>
          <w:tcPr>
            <w:tcW w:w="2183"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4500A7F1">
            <w:pPr>
              <w:widowControl/>
              <w:rPr>
                <w:ins w:id="349" w:author="NTKO" w:date="2019-12-19T10:54:00Z"/>
                <w:rFonts w:ascii="Calibri" w:hAnsi="Calibri" w:cs="Calibri"/>
                <w:kern w:val="0"/>
                <w:sz w:val="22"/>
                <w:szCs w:val="22"/>
                <w:lang w:val="en-GB"/>
                <w:rPrChange w:id="350" w:author="HP" w:date="2020-05-22T11:03:00Z">
                  <w:rPr>
                    <w:ins w:id="351" w:author="NTKO" w:date="2019-12-19T10:54:00Z"/>
                    <w:rFonts w:ascii="宋体" w:hAnsi="宋体"/>
                    <w:kern w:val="0"/>
                    <w:sz w:val="22"/>
                    <w:szCs w:val="22"/>
                  </w:rPr>
                </w:rPrChange>
              </w:rPr>
            </w:pPr>
            <w:ins w:id="352" w:author="NTKO" w:date="2019-12-19T10:54:00Z">
              <w:r>
                <w:rPr>
                  <w:rFonts w:ascii="Calibri" w:hAnsi="Calibri" w:cs="Calibri"/>
                  <w:kern w:val="0"/>
                  <w:sz w:val="22"/>
                  <w:szCs w:val="22"/>
                  <w:lang w:val="en-GB"/>
                  <w:rPrChange w:id="353" w:author="HP" w:date="2020-05-22T11:03:00Z">
                    <w:rPr>
                      <w:rFonts w:ascii="宋体" w:hAnsi="宋体"/>
                      <w:kern w:val="0"/>
                      <w:sz w:val="22"/>
                      <w:szCs w:val="22"/>
                    </w:rPr>
                  </w:rPrChange>
                </w:rPr>
                <w:t>SQ_TZWJ.DBF</w:t>
              </w:r>
            </w:ins>
          </w:p>
        </w:tc>
        <w:tc>
          <w:tcPr>
            <w:tcW w:w="4014" w:type="dxa"/>
            <w:tcBorders>
              <w:top w:val="nil"/>
              <w:left w:val="nil"/>
              <w:bottom w:val="single" w:color="auto" w:sz="8" w:space="0"/>
              <w:right w:val="single" w:color="auto" w:sz="8" w:space="0"/>
            </w:tcBorders>
            <w:shd w:val="clear" w:color="auto" w:fill="C7EDCC"/>
            <w:noWrap/>
            <w:tcMar>
              <w:top w:w="15" w:type="dxa"/>
              <w:left w:w="15" w:type="dxa"/>
              <w:bottom w:w="0" w:type="dxa"/>
              <w:right w:w="15" w:type="dxa"/>
            </w:tcMar>
            <w:vAlign w:val="center"/>
          </w:tcPr>
          <w:p w14:paraId="45379DD2">
            <w:pPr>
              <w:widowControl/>
              <w:rPr>
                <w:ins w:id="354" w:author="NTKO" w:date="2019-12-19T10:54:00Z"/>
                <w:rFonts w:ascii="Calibri" w:hAnsi="Calibri" w:cs="Calibri"/>
                <w:kern w:val="0"/>
                <w:sz w:val="22"/>
                <w:szCs w:val="22"/>
                <w:lang w:val="en-GB"/>
                <w:rPrChange w:id="355" w:author="HP" w:date="2020-05-22T11:03:00Z">
                  <w:rPr>
                    <w:ins w:id="356" w:author="NTKO" w:date="2019-12-19T10:54:00Z"/>
                    <w:rFonts w:ascii="宋体" w:hAnsi="宋体"/>
                    <w:kern w:val="0"/>
                    <w:sz w:val="22"/>
                    <w:szCs w:val="22"/>
                  </w:rPr>
                </w:rPrChange>
              </w:rPr>
            </w:pPr>
            <w:ins w:id="357" w:author="NTKO" w:date="2019-12-19T10:54:00Z">
              <w:r>
                <w:rPr>
                  <w:rFonts w:hint="eastAsia" w:ascii="Calibri" w:hAnsi="Calibri" w:cs="Calibri"/>
                  <w:kern w:val="0"/>
                  <w:sz w:val="22"/>
                  <w:szCs w:val="22"/>
                  <w:lang w:val="en-GB"/>
                  <w:rPrChange w:id="358" w:author="HP" w:date="2020-05-22T11:03:00Z">
                    <w:rPr>
                      <w:rFonts w:hint="eastAsia" w:ascii="宋体" w:hAnsi="宋体"/>
                      <w:kern w:val="0"/>
                      <w:sz w:val="22"/>
                      <w:szCs w:val="22"/>
                    </w:rPr>
                  </w:rPrChange>
                </w:rPr>
                <w:t>通过“</w:t>
              </w:r>
            </w:ins>
            <w:ins w:id="359" w:author="NTKO" w:date="2019-12-19T10:54:00Z">
              <w:r>
                <w:rPr>
                  <w:rFonts w:ascii="Calibri" w:hAnsi="Calibri" w:cs="Calibri"/>
                  <w:kern w:val="0"/>
                  <w:sz w:val="22"/>
                  <w:szCs w:val="22"/>
                  <w:lang w:val="en-GB"/>
                  <w:rPrChange w:id="360" w:author="HP" w:date="2020-05-22T11:03:00Z">
                    <w:rPr>
                      <w:rFonts w:ascii="宋体" w:hAnsi="宋体"/>
                      <w:kern w:val="0"/>
                      <w:sz w:val="22"/>
                      <w:szCs w:val="22"/>
                    </w:rPr>
                  </w:rPrChange>
                </w:rPr>
                <w:t>ZQZH </w:t>
              </w:r>
            </w:ins>
            <w:ins w:id="361" w:author="NTKO" w:date="2019-12-19T10:54:00Z">
              <w:r>
                <w:rPr>
                  <w:rFonts w:hint="eastAsia" w:ascii="Calibri" w:hAnsi="Calibri" w:cs="Calibri"/>
                  <w:kern w:val="0"/>
                  <w:sz w:val="22"/>
                  <w:szCs w:val="22"/>
                  <w:lang w:val="en-GB"/>
                  <w:rPrChange w:id="362" w:author="HP" w:date="2020-05-22T11:03:00Z">
                    <w:rPr>
                      <w:rFonts w:hint="eastAsia" w:ascii="宋体" w:hAnsi="宋体"/>
                      <w:kern w:val="0"/>
                      <w:sz w:val="22"/>
                      <w:szCs w:val="22"/>
                    </w:rPr>
                  </w:rPrChange>
                </w:rPr>
                <w:t>证券账户”字段来拆分</w:t>
              </w:r>
            </w:ins>
          </w:p>
        </w:tc>
      </w:tr>
    </w:tbl>
    <w:p w14:paraId="5868B729">
      <w:pPr>
        <w:widowControl/>
        <w:shd w:val="clear" w:color="auto" w:fill="C7EDCC"/>
        <w:spacing w:line="315" w:lineRule="atLeast"/>
        <w:rPr>
          <w:ins w:id="364" w:author="HP" w:date="2020-05-22T09:46:00Z"/>
          <w:rFonts w:ascii="Times New Roman" w:hAnsi="Times New Roman" w:eastAsia="宋体"/>
          <w:b w:val="0"/>
          <w:color w:val="000000"/>
          <w:kern w:val="0"/>
          <w:szCs w:val="21"/>
          <w:rPrChange w:id="365" w:author="HP" w:date="2020-05-22T11:03:00Z">
            <w:rPr>
              <w:ins w:id="366" w:author="HP" w:date="2020-05-22T09:46:00Z"/>
              <w:rFonts w:asciiTheme="minorEastAsia" w:hAnsiTheme="minorEastAsia" w:eastAsiaTheme="minorEastAsia"/>
              <w:b/>
              <w:szCs w:val="21"/>
            </w:rPr>
          </w:rPrChange>
        </w:rPr>
        <w:pPrChange w:id="363" w:author="HP" w:date="2020-05-22T11:03:00Z">
          <w:pPr>
            <w:spacing w:line="360" w:lineRule="auto"/>
          </w:pPr>
        </w:pPrChange>
      </w:pPr>
    </w:p>
    <w:p w14:paraId="06E1DE48">
      <w:pPr>
        <w:widowControl/>
        <w:shd w:val="clear" w:color="auto" w:fill="C7EDCC"/>
        <w:spacing w:line="315" w:lineRule="atLeast"/>
        <w:rPr>
          <w:ins w:id="368" w:author="HP" w:date="2020-05-22T09:46:00Z"/>
          <w:rFonts w:ascii="Times New Roman" w:hAnsi="Times New Roman" w:eastAsia="宋体"/>
          <w:color w:val="000000"/>
          <w:kern w:val="0"/>
          <w:szCs w:val="21"/>
          <w:rPrChange w:id="369" w:author="HP" w:date="2020-05-22T11:03:00Z">
            <w:rPr>
              <w:ins w:id="370" w:author="HP" w:date="2020-05-22T09:46:00Z"/>
              <w:rFonts w:asciiTheme="minorEastAsia" w:hAnsiTheme="minorEastAsia" w:eastAsiaTheme="minorEastAsia"/>
              <w:szCs w:val="21"/>
            </w:rPr>
          </w:rPrChange>
        </w:rPr>
        <w:pPrChange w:id="367" w:author="HP" w:date="2020-05-22T11:03:00Z">
          <w:pPr>
            <w:spacing w:line="360" w:lineRule="auto"/>
          </w:pPr>
        </w:pPrChange>
      </w:pPr>
      <w:ins w:id="371" w:author="HP" w:date="2020-05-22T09:46:00Z">
        <w:r>
          <w:rPr>
            <w:rFonts w:ascii="Times New Roman" w:hAnsi="Times New Roman" w:eastAsia="宋体"/>
            <w:color w:val="000000"/>
            <w:kern w:val="0"/>
            <w:szCs w:val="21"/>
            <w:rPrChange w:id="372" w:author="HP" w:date="2020-05-22T11:03:00Z">
              <w:rPr>
                <w:rFonts w:asciiTheme="minorEastAsia" w:hAnsiTheme="minorEastAsia" w:eastAsiaTheme="minorEastAsia"/>
                <w:szCs w:val="21"/>
              </w:rPr>
            </w:rPrChange>
          </w:rPr>
          <w:t>7.</w:t>
        </w:r>
      </w:ins>
      <w:ins w:id="373" w:author="HP" w:date="2020-05-22T09:46:00Z">
        <w:r>
          <w:rPr>
            <w:rFonts w:ascii="Times New Roman" w:hAnsi="Times New Roman" w:eastAsia="宋体"/>
            <w:color w:val="000000"/>
            <w:kern w:val="0"/>
            <w:szCs w:val="21"/>
            <w:rPrChange w:id="374" w:author="HP" w:date="2020-05-22T11:03:00Z">
              <w:rPr>
                <w:rFonts w:asciiTheme="minorEastAsia" w:hAnsiTheme="minorEastAsia" w:eastAsiaTheme="minorEastAsia"/>
                <w:szCs w:val="21"/>
              </w:rPr>
            </w:rPrChange>
          </w:rPr>
          <w:t>转融通业务</w:t>
        </w:r>
      </w:ins>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2"/>
        <w:gridCol w:w="2126"/>
        <w:gridCol w:w="2552"/>
      </w:tblGrid>
      <w:tr w14:paraId="4A9F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5" w:author="HP" w:date="2020-05-22T09:46:00Z"/>
        </w:trPr>
        <w:tc>
          <w:tcPr>
            <w:tcW w:w="3652" w:type="dxa"/>
            <w:shd w:val="clear" w:color="auto" w:fill="auto"/>
          </w:tcPr>
          <w:p w14:paraId="22191BFE">
            <w:pPr>
              <w:widowControl/>
              <w:shd w:val="clear" w:color="auto" w:fill="C7EDCC"/>
              <w:spacing w:line="315" w:lineRule="atLeast"/>
              <w:rPr>
                <w:ins w:id="377" w:author="HP" w:date="2020-05-22T09:46:00Z"/>
                <w:rFonts w:ascii="Times New Roman" w:hAnsi="Times New Roman" w:eastAsia="宋体"/>
                <w:color w:val="000000"/>
                <w:kern w:val="0"/>
                <w:szCs w:val="21"/>
                <w:rPrChange w:id="378" w:author="HP" w:date="2020-05-22T11:03:00Z">
                  <w:rPr>
                    <w:ins w:id="379" w:author="HP" w:date="2020-05-22T09:46:00Z"/>
                    <w:rFonts w:asciiTheme="minorEastAsia" w:hAnsiTheme="minorEastAsia" w:eastAsiaTheme="minorEastAsia"/>
                    <w:szCs w:val="21"/>
                  </w:rPr>
                </w:rPrChange>
              </w:rPr>
              <w:pPrChange w:id="376" w:author="HP" w:date="2020-05-22T11:03:00Z">
                <w:pPr>
                  <w:spacing w:line="360" w:lineRule="auto"/>
                </w:pPr>
              </w:pPrChange>
            </w:pPr>
            <w:ins w:id="380" w:author="HP" w:date="2020-05-22T09:46:00Z">
              <w:r>
                <w:rPr>
                  <w:rFonts w:hint="eastAsia" w:ascii="Times New Roman" w:hAnsi="Times New Roman" w:eastAsia="宋体"/>
                  <w:color w:val="000000"/>
                  <w:kern w:val="0"/>
                  <w:szCs w:val="21"/>
                  <w:rPrChange w:id="381" w:author="HP" w:date="2020-05-22T11:03:00Z">
                    <w:rPr>
                      <w:rFonts w:hint="eastAsia" w:asciiTheme="minorEastAsia" w:hAnsiTheme="minorEastAsia" w:eastAsiaTheme="minorEastAsia"/>
                      <w:szCs w:val="21"/>
                    </w:rPr>
                  </w:rPrChange>
                </w:rPr>
                <w:t>文件描述</w:t>
              </w:r>
            </w:ins>
          </w:p>
        </w:tc>
        <w:tc>
          <w:tcPr>
            <w:tcW w:w="2126" w:type="dxa"/>
            <w:shd w:val="clear" w:color="auto" w:fill="auto"/>
          </w:tcPr>
          <w:p w14:paraId="38539CB7">
            <w:pPr>
              <w:widowControl/>
              <w:shd w:val="clear" w:color="auto" w:fill="C7EDCC"/>
              <w:spacing w:line="315" w:lineRule="atLeast"/>
              <w:rPr>
                <w:ins w:id="383" w:author="HP" w:date="2020-05-22T09:46:00Z"/>
                <w:rFonts w:ascii="Times New Roman" w:hAnsi="Times New Roman" w:eastAsia="宋体"/>
                <w:color w:val="000000"/>
                <w:kern w:val="0"/>
                <w:szCs w:val="21"/>
                <w:rPrChange w:id="384" w:author="HP" w:date="2020-05-22T11:03:00Z">
                  <w:rPr>
                    <w:ins w:id="385" w:author="HP" w:date="2020-05-22T09:46:00Z"/>
                    <w:rFonts w:asciiTheme="minorEastAsia" w:hAnsiTheme="minorEastAsia" w:eastAsiaTheme="minorEastAsia"/>
                    <w:szCs w:val="21"/>
                  </w:rPr>
                </w:rPrChange>
              </w:rPr>
              <w:pPrChange w:id="382" w:author="HP" w:date="2020-05-22T11:03:00Z">
                <w:pPr>
                  <w:spacing w:line="360" w:lineRule="auto"/>
                </w:pPr>
              </w:pPrChange>
            </w:pPr>
            <w:ins w:id="386" w:author="HP" w:date="2020-05-22T09:46:00Z">
              <w:r>
                <w:rPr>
                  <w:rFonts w:hint="eastAsia" w:ascii="Times New Roman" w:hAnsi="Times New Roman" w:eastAsia="宋体"/>
                  <w:color w:val="000000"/>
                  <w:kern w:val="0"/>
                  <w:szCs w:val="21"/>
                  <w:rPrChange w:id="387" w:author="HP" w:date="2020-05-22T11:03:00Z">
                    <w:rPr>
                      <w:rFonts w:hint="eastAsia" w:asciiTheme="minorEastAsia" w:hAnsiTheme="minorEastAsia" w:eastAsiaTheme="minorEastAsia"/>
                      <w:szCs w:val="21"/>
                    </w:rPr>
                  </w:rPrChange>
                </w:rPr>
                <w:t>文件名</w:t>
              </w:r>
            </w:ins>
          </w:p>
        </w:tc>
        <w:tc>
          <w:tcPr>
            <w:tcW w:w="2552" w:type="dxa"/>
            <w:shd w:val="clear" w:color="auto" w:fill="auto"/>
          </w:tcPr>
          <w:p w14:paraId="7AAFF038">
            <w:pPr>
              <w:widowControl/>
              <w:shd w:val="clear" w:color="auto" w:fill="C7EDCC"/>
              <w:spacing w:line="315" w:lineRule="atLeast"/>
              <w:rPr>
                <w:ins w:id="389" w:author="HP" w:date="2020-05-22T09:46:00Z"/>
                <w:rFonts w:ascii="Times New Roman" w:hAnsi="Times New Roman" w:eastAsia="宋体"/>
                <w:color w:val="000000"/>
                <w:kern w:val="0"/>
                <w:szCs w:val="21"/>
                <w:rPrChange w:id="390" w:author="HP" w:date="2020-05-22T11:03:00Z">
                  <w:rPr>
                    <w:ins w:id="391" w:author="HP" w:date="2020-05-22T09:46:00Z"/>
                    <w:rFonts w:asciiTheme="minorEastAsia" w:hAnsiTheme="minorEastAsia" w:eastAsiaTheme="minorEastAsia"/>
                    <w:szCs w:val="21"/>
                  </w:rPr>
                </w:rPrChange>
              </w:rPr>
              <w:pPrChange w:id="388" w:author="HP" w:date="2020-05-22T11:03:00Z">
                <w:pPr>
                  <w:spacing w:line="360" w:lineRule="auto"/>
                </w:pPr>
              </w:pPrChange>
            </w:pPr>
            <w:ins w:id="392" w:author="HP" w:date="2020-05-22T09:46:00Z">
              <w:r>
                <w:rPr>
                  <w:rFonts w:hint="eastAsia" w:ascii="Times New Roman" w:hAnsi="Times New Roman" w:eastAsia="宋体"/>
                  <w:color w:val="000000"/>
                  <w:kern w:val="0"/>
                  <w:szCs w:val="21"/>
                  <w:rPrChange w:id="393" w:author="HP" w:date="2020-05-22T11:03:00Z">
                    <w:rPr>
                      <w:rFonts w:hint="eastAsia" w:asciiTheme="minorEastAsia" w:hAnsiTheme="minorEastAsia" w:eastAsiaTheme="minorEastAsia"/>
                      <w:szCs w:val="21"/>
                    </w:rPr>
                  </w:rPrChange>
                </w:rPr>
                <w:t>备注</w:t>
              </w:r>
            </w:ins>
          </w:p>
        </w:tc>
      </w:tr>
      <w:tr w14:paraId="42C0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 w:author="HP" w:date="2020-05-22T09:46:00Z"/>
        </w:trPr>
        <w:tc>
          <w:tcPr>
            <w:tcW w:w="3652" w:type="dxa"/>
            <w:shd w:val="clear" w:color="auto" w:fill="auto"/>
          </w:tcPr>
          <w:p w14:paraId="655AC451">
            <w:pPr>
              <w:widowControl/>
              <w:shd w:val="clear" w:color="auto" w:fill="C7EDCC"/>
              <w:spacing w:line="315" w:lineRule="atLeast"/>
              <w:rPr>
                <w:ins w:id="396" w:author="HP" w:date="2020-05-22T09:46:00Z"/>
                <w:rFonts w:ascii="Times New Roman" w:hAnsi="Times New Roman" w:eastAsia="宋体"/>
                <w:color w:val="000000"/>
                <w:kern w:val="0"/>
                <w:szCs w:val="21"/>
                <w:rPrChange w:id="397" w:author="HP" w:date="2020-05-22T11:03:00Z">
                  <w:rPr>
                    <w:ins w:id="398" w:author="HP" w:date="2020-05-22T09:46:00Z"/>
                    <w:rFonts w:asciiTheme="minorEastAsia" w:hAnsiTheme="minorEastAsia" w:eastAsiaTheme="minorEastAsia"/>
                    <w:szCs w:val="21"/>
                  </w:rPr>
                </w:rPrChange>
              </w:rPr>
              <w:pPrChange w:id="395" w:author="HP" w:date="2020-05-22T11:03:00Z">
                <w:pPr>
                  <w:spacing w:line="360" w:lineRule="auto"/>
                </w:pPr>
              </w:pPrChange>
            </w:pPr>
            <w:ins w:id="399" w:author="HP" w:date="2020-05-22T09:46:00Z">
              <w:r>
                <w:rPr>
                  <w:rFonts w:ascii="Times New Roman" w:hAnsi="Times New Roman" w:eastAsia="宋体"/>
                  <w:color w:val="000000"/>
                  <w:kern w:val="0"/>
                  <w:szCs w:val="21"/>
                  <w:rPrChange w:id="400" w:author="HP" w:date="2020-05-22T11:03:00Z">
                    <w:rPr>
                      <w:rFonts w:asciiTheme="minorEastAsia" w:hAnsiTheme="minorEastAsia" w:eastAsiaTheme="minorEastAsia"/>
                      <w:szCs w:val="21"/>
                    </w:rPr>
                  </w:rPrChange>
                </w:rPr>
                <w:t>T</w:t>
              </w:r>
            </w:ins>
            <w:ins w:id="401" w:author="HP" w:date="2020-05-22T09:46:00Z">
              <w:r>
                <w:rPr>
                  <w:rFonts w:ascii="Times New Roman" w:hAnsi="Times New Roman" w:eastAsia="宋体"/>
                  <w:color w:val="000000"/>
                  <w:kern w:val="0"/>
                  <w:szCs w:val="21"/>
                  <w:rPrChange w:id="402" w:author="HP" w:date="2020-05-22T11:03:00Z">
                    <w:rPr>
                      <w:rFonts w:asciiTheme="minorEastAsia" w:hAnsiTheme="minorEastAsia" w:eastAsiaTheme="minorEastAsia"/>
                      <w:szCs w:val="21"/>
                    </w:rPr>
                  </w:rPrChange>
                </w:rPr>
                <w:t>日转融通新合约信息库</w:t>
              </w:r>
            </w:ins>
          </w:p>
        </w:tc>
        <w:tc>
          <w:tcPr>
            <w:tcW w:w="2126" w:type="dxa"/>
            <w:shd w:val="clear" w:color="auto" w:fill="auto"/>
          </w:tcPr>
          <w:p w14:paraId="662A4186">
            <w:pPr>
              <w:widowControl/>
              <w:shd w:val="clear" w:color="auto" w:fill="C7EDCC"/>
              <w:spacing w:line="315" w:lineRule="atLeast"/>
              <w:rPr>
                <w:ins w:id="404" w:author="HP" w:date="2020-05-22T09:46:00Z"/>
                <w:rFonts w:ascii="Times New Roman" w:hAnsi="Times New Roman" w:eastAsia="宋体"/>
                <w:color w:val="000000"/>
                <w:kern w:val="0"/>
                <w:szCs w:val="21"/>
                <w:rPrChange w:id="405" w:author="HP" w:date="2020-05-22T11:03:00Z">
                  <w:rPr>
                    <w:ins w:id="406" w:author="HP" w:date="2020-05-22T09:46:00Z"/>
                    <w:rFonts w:asciiTheme="minorEastAsia" w:hAnsiTheme="minorEastAsia" w:eastAsiaTheme="minorEastAsia"/>
                    <w:szCs w:val="21"/>
                  </w:rPr>
                </w:rPrChange>
              </w:rPr>
              <w:pPrChange w:id="403" w:author="HP" w:date="2020-05-22T11:03:00Z">
                <w:pPr>
                  <w:spacing w:line="360" w:lineRule="auto"/>
                </w:pPr>
              </w:pPrChange>
            </w:pPr>
            <w:ins w:id="407" w:author="HP" w:date="2020-05-22T09:46:00Z">
              <w:r>
                <w:rPr>
                  <w:rFonts w:ascii="Times New Roman" w:hAnsi="Times New Roman" w:eastAsia="宋体"/>
                  <w:color w:val="000000"/>
                  <w:kern w:val="0"/>
                  <w:szCs w:val="21"/>
                  <w:rPrChange w:id="408" w:author="HP" w:date="2020-05-22T11:03:00Z">
                    <w:rPr>
                      <w:rFonts w:asciiTheme="minorEastAsia" w:hAnsiTheme="minorEastAsia" w:eastAsiaTheme="minorEastAsia"/>
                      <w:szCs w:val="21"/>
                    </w:rPr>
                  </w:rPrChange>
                </w:rPr>
                <w:t>ZRTXHYXX</w:t>
              </w:r>
            </w:ins>
          </w:p>
        </w:tc>
        <w:tc>
          <w:tcPr>
            <w:tcW w:w="2552" w:type="dxa"/>
            <w:shd w:val="clear" w:color="auto" w:fill="auto"/>
          </w:tcPr>
          <w:p w14:paraId="7E20934F">
            <w:pPr>
              <w:widowControl/>
              <w:shd w:val="clear" w:color="auto" w:fill="C7EDCC"/>
              <w:spacing w:line="315" w:lineRule="atLeast"/>
              <w:rPr>
                <w:ins w:id="410" w:author="HP" w:date="2020-05-22T09:46:00Z"/>
                <w:rFonts w:ascii="Times New Roman" w:hAnsi="Times New Roman" w:eastAsia="宋体"/>
                <w:color w:val="000000"/>
                <w:kern w:val="0"/>
                <w:szCs w:val="21"/>
                <w:rPrChange w:id="411" w:author="HP" w:date="2020-05-22T11:03:00Z">
                  <w:rPr>
                    <w:ins w:id="412" w:author="HP" w:date="2020-05-22T09:46:00Z"/>
                    <w:rFonts w:asciiTheme="minorEastAsia" w:hAnsiTheme="minorEastAsia" w:eastAsiaTheme="minorEastAsia"/>
                    <w:szCs w:val="21"/>
                  </w:rPr>
                </w:rPrChange>
              </w:rPr>
              <w:pPrChange w:id="409" w:author="HP" w:date="2020-05-22T11:03:00Z">
                <w:pPr>
                  <w:spacing w:line="360" w:lineRule="auto"/>
                </w:pPr>
              </w:pPrChange>
            </w:pPr>
          </w:p>
        </w:tc>
      </w:tr>
      <w:tr w14:paraId="0AE3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3" w:author="HP" w:date="2020-05-22T09:46:00Z"/>
        </w:trPr>
        <w:tc>
          <w:tcPr>
            <w:tcW w:w="3652" w:type="dxa"/>
            <w:shd w:val="clear" w:color="auto" w:fill="auto"/>
          </w:tcPr>
          <w:p w14:paraId="62394DED">
            <w:pPr>
              <w:widowControl/>
              <w:shd w:val="clear" w:color="auto" w:fill="C7EDCC"/>
              <w:spacing w:line="315" w:lineRule="atLeast"/>
              <w:rPr>
                <w:ins w:id="415" w:author="HP" w:date="2020-05-22T09:46:00Z"/>
                <w:rFonts w:ascii="Times New Roman" w:hAnsi="Times New Roman" w:eastAsia="宋体"/>
                <w:color w:val="000000"/>
                <w:kern w:val="0"/>
                <w:szCs w:val="21"/>
                <w:rPrChange w:id="416" w:author="HP" w:date="2020-05-22T11:03:00Z">
                  <w:rPr>
                    <w:ins w:id="417" w:author="HP" w:date="2020-05-22T09:46:00Z"/>
                    <w:rFonts w:asciiTheme="minorEastAsia" w:hAnsiTheme="minorEastAsia" w:eastAsiaTheme="minorEastAsia"/>
                    <w:szCs w:val="21"/>
                  </w:rPr>
                </w:rPrChange>
              </w:rPr>
              <w:pPrChange w:id="414" w:author="HP" w:date="2020-05-22T11:03:00Z">
                <w:pPr>
                  <w:spacing w:line="360" w:lineRule="auto"/>
                </w:pPr>
              </w:pPrChange>
            </w:pPr>
            <w:ins w:id="418" w:author="HP" w:date="2020-05-22T09:46:00Z">
              <w:r>
                <w:rPr>
                  <w:rFonts w:hint="eastAsia" w:ascii="Times New Roman" w:hAnsi="Times New Roman" w:eastAsia="宋体"/>
                  <w:color w:val="000000"/>
                  <w:kern w:val="0"/>
                  <w:szCs w:val="21"/>
                  <w:rPrChange w:id="419" w:author="HP" w:date="2020-05-22T11:03:00Z">
                    <w:rPr>
                      <w:rFonts w:hint="eastAsia" w:asciiTheme="minorEastAsia" w:hAnsiTheme="minorEastAsia" w:eastAsiaTheme="minorEastAsia"/>
                      <w:szCs w:val="21"/>
                    </w:rPr>
                  </w:rPrChange>
                </w:rPr>
                <w:t>转融通权益处理库</w:t>
              </w:r>
            </w:ins>
          </w:p>
        </w:tc>
        <w:tc>
          <w:tcPr>
            <w:tcW w:w="2126" w:type="dxa"/>
            <w:shd w:val="clear" w:color="auto" w:fill="auto"/>
          </w:tcPr>
          <w:p w14:paraId="4B6F7249">
            <w:pPr>
              <w:widowControl/>
              <w:shd w:val="clear" w:color="auto" w:fill="C7EDCC"/>
              <w:spacing w:line="315" w:lineRule="atLeast"/>
              <w:rPr>
                <w:ins w:id="421" w:author="HP" w:date="2020-05-22T09:46:00Z"/>
                <w:rFonts w:ascii="Times New Roman" w:hAnsi="Times New Roman" w:eastAsia="宋体"/>
                <w:color w:val="000000"/>
                <w:kern w:val="0"/>
                <w:szCs w:val="21"/>
                <w:rPrChange w:id="422" w:author="HP" w:date="2020-05-22T11:03:00Z">
                  <w:rPr>
                    <w:ins w:id="423" w:author="HP" w:date="2020-05-22T09:46:00Z"/>
                    <w:rFonts w:asciiTheme="minorEastAsia" w:hAnsiTheme="minorEastAsia" w:eastAsiaTheme="minorEastAsia"/>
                    <w:szCs w:val="21"/>
                  </w:rPr>
                </w:rPrChange>
              </w:rPr>
              <w:pPrChange w:id="420" w:author="HP" w:date="2020-05-22T11:03:00Z">
                <w:pPr>
                  <w:spacing w:line="360" w:lineRule="auto"/>
                </w:pPr>
              </w:pPrChange>
            </w:pPr>
            <w:ins w:id="424" w:author="HP" w:date="2020-05-22T09:46:00Z">
              <w:r>
                <w:rPr>
                  <w:rFonts w:ascii="Times New Roman" w:hAnsi="Times New Roman" w:eastAsia="宋体"/>
                  <w:color w:val="000000"/>
                  <w:kern w:val="0"/>
                  <w:szCs w:val="21"/>
                  <w:rPrChange w:id="425" w:author="HP" w:date="2020-05-22T11:03:00Z">
                    <w:rPr>
                      <w:rFonts w:asciiTheme="minorEastAsia" w:hAnsiTheme="minorEastAsia" w:eastAsiaTheme="minorEastAsia"/>
                      <w:szCs w:val="21"/>
                    </w:rPr>
                  </w:rPrChange>
                </w:rPr>
                <w:t>ZRTQYCLK</w:t>
              </w:r>
            </w:ins>
          </w:p>
        </w:tc>
        <w:tc>
          <w:tcPr>
            <w:tcW w:w="2552" w:type="dxa"/>
            <w:shd w:val="clear" w:color="auto" w:fill="auto"/>
          </w:tcPr>
          <w:p w14:paraId="0D8037A9">
            <w:pPr>
              <w:widowControl/>
              <w:shd w:val="clear" w:color="auto" w:fill="C7EDCC"/>
              <w:spacing w:line="315" w:lineRule="atLeast"/>
              <w:rPr>
                <w:ins w:id="427" w:author="HP" w:date="2020-05-22T09:46:00Z"/>
                <w:rFonts w:ascii="Times New Roman" w:hAnsi="Times New Roman" w:eastAsia="宋体"/>
                <w:color w:val="000000"/>
                <w:kern w:val="0"/>
                <w:szCs w:val="21"/>
                <w:rPrChange w:id="428" w:author="HP" w:date="2020-05-22T11:03:00Z">
                  <w:rPr>
                    <w:ins w:id="429" w:author="HP" w:date="2020-05-22T09:46:00Z"/>
                    <w:rFonts w:asciiTheme="minorEastAsia" w:hAnsiTheme="minorEastAsia" w:eastAsiaTheme="minorEastAsia"/>
                    <w:szCs w:val="21"/>
                  </w:rPr>
                </w:rPrChange>
              </w:rPr>
              <w:pPrChange w:id="426" w:author="HP" w:date="2020-05-22T11:03:00Z">
                <w:pPr>
                  <w:spacing w:line="360" w:lineRule="auto"/>
                </w:pPr>
              </w:pPrChange>
            </w:pPr>
          </w:p>
        </w:tc>
      </w:tr>
      <w:tr w14:paraId="679B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0" w:author="HP" w:date="2020-05-22T09:46:00Z"/>
        </w:trPr>
        <w:tc>
          <w:tcPr>
            <w:tcW w:w="3652" w:type="dxa"/>
            <w:shd w:val="clear" w:color="auto" w:fill="auto"/>
          </w:tcPr>
          <w:p w14:paraId="66E3C84C">
            <w:pPr>
              <w:widowControl/>
              <w:shd w:val="clear" w:color="auto" w:fill="C7EDCC"/>
              <w:spacing w:line="315" w:lineRule="atLeast"/>
              <w:rPr>
                <w:ins w:id="432" w:author="HP" w:date="2020-05-22T09:46:00Z"/>
                <w:rFonts w:ascii="Times New Roman" w:hAnsi="Times New Roman" w:eastAsia="宋体"/>
                <w:color w:val="000000"/>
                <w:kern w:val="0"/>
                <w:szCs w:val="21"/>
                <w:rPrChange w:id="433" w:author="HP" w:date="2020-05-22T11:03:00Z">
                  <w:rPr>
                    <w:ins w:id="434" w:author="HP" w:date="2020-05-22T09:46:00Z"/>
                    <w:rFonts w:asciiTheme="minorEastAsia" w:hAnsiTheme="minorEastAsia" w:eastAsiaTheme="minorEastAsia"/>
                    <w:szCs w:val="21"/>
                  </w:rPr>
                </w:rPrChange>
              </w:rPr>
              <w:pPrChange w:id="431" w:author="HP" w:date="2020-05-22T11:03:00Z">
                <w:pPr>
                  <w:spacing w:line="360" w:lineRule="auto"/>
                </w:pPr>
              </w:pPrChange>
            </w:pPr>
            <w:ins w:id="435" w:author="HP" w:date="2020-05-22T09:46:00Z">
              <w:r>
                <w:rPr>
                  <w:rFonts w:ascii="Times New Roman" w:hAnsi="Times New Roman" w:eastAsia="宋体"/>
                  <w:color w:val="000000"/>
                  <w:kern w:val="0"/>
                  <w:szCs w:val="21"/>
                  <w:rPrChange w:id="436" w:author="HP" w:date="2020-05-22T11:03:00Z">
                    <w:rPr>
                      <w:rFonts w:asciiTheme="minorEastAsia" w:hAnsiTheme="minorEastAsia" w:eastAsiaTheme="minorEastAsia"/>
                      <w:szCs w:val="21"/>
                    </w:rPr>
                  </w:rPrChange>
                </w:rPr>
                <w:t>T</w:t>
              </w:r>
            </w:ins>
            <w:ins w:id="437" w:author="HP" w:date="2020-05-22T09:46:00Z">
              <w:r>
                <w:rPr>
                  <w:rFonts w:hint="eastAsia" w:ascii="Times New Roman" w:hAnsi="Times New Roman" w:eastAsia="宋体"/>
                  <w:color w:val="000000"/>
                  <w:kern w:val="0"/>
                  <w:szCs w:val="21"/>
                  <w:rPrChange w:id="438" w:author="HP" w:date="2020-05-22T11:03:00Z">
                    <w:rPr>
                      <w:rFonts w:hint="eastAsia" w:asciiTheme="minorEastAsia" w:hAnsiTheme="minorEastAsia" w:eastAsiaTheme="minorEastAsia"/>
                      <w:szCs w:val="21"/>
                    </w:rPr>
                  </w:rPrChange>
                </w:rPr>
                <w:t>日合约对帐库</w:t>
              </w:r>
            </w:ins>
          </w:p>
        </w:tc>
        <w:tc>
          <w:tcPr>
            <w:tcW w:w="2126" w:type="dxa"/>
            <w:shd w:val="clear" w:color="auto" w:fill="auto"/>
          </w:tcPr>
          <w:p w14:paraId="4B87EA51">
            <w:pPr>
              <w:widowControl/>
              <w:shd w:val="clear" w:color="auto" w:fill="C7EDCC"/>
              <w:spacing w:line="315" w:lineRule="atLeast"/>
              <w:rPr>
                <w:ins w:id="440" w:author="HP" w:date="2020-05-22T09:46:00Z"/>
                <w:rFonts w:ascii="Times New Roman" w:hAnsi="Times New Roman" w:eastAsia="宋体"/>
                <w:color w:val="000000"/>
                <w:kern w:val="0"/>
                <w:szCs w:val="21"/>
                <w:rPrChange w:id="441" w:author="HP" w:date="2020-05-22T11:03:00Z">
                  <w:rPr>
                    <w:ins w:id="442" w:author="HP" w:date="2020-05-22T09:46:00Z"/>
                    <w:rFonts w:asciiTheme="minorEastAsia" w:hAnsiTheme="minorEastAsia" w:eastAsiaTheme="minorEastAsia"/>
                    <w:szCs w:val="21"/>
                  </w:rPr>
                </w:rPrChange>
              </w:rPr>
              <w:pPrChange w:id="439" w:author="HP" w:date="2020-05-22T11:03:00Z">
                <w:pPr>
                  <w:spacing w:line="360" w:lineRule="auto"/>
                </w:pPr>
              </w:pPrChange>
            </w:pPr>
            <w:ins w:id="443" w:author="HP" w:date="2020-05-22T09:46:00Z">
              <w:r>
                <w:rPr>
                  <w:rFonts w:ascii="Times New Roman" w:hAnsi="Times New Roman" w:eastAsia="宋体"/>
                  <w:color w:val="000000"/>
                  <w:kern w:val="0"/>
                  <w:szCs w:val="21"/>
                  <w:rPrChange w:id="444" w:author="HP" w:date="2020-05-22T11:03:00Z">
                    <w:rPr>
                      <w:rFonts w:asciiTheme="minorEastAsia" w:hAnsiTheme="minorEastAsia" w:eastAsiaTheme="minorEastAsia"/>
                      <w:szCs w:val="21"/>
                    </w:rPr>
                  </w:rPrChange>
                </w:rPr>
                <w:t>ZRTHYDZ</w:t>
              </w:r>
            </w:ins>
          </w:p>
        </w:tc>
        <w:tc>
          <w:tcPr>
            <w:tcW w:w="2552" w:type="dxa"/>
            <w:shd w:val="clear" w:color="auto" w:fill="auto"/>
          </w:tcPr>
          <w:p w14:paraId="3835160B">
            <w:pPr>
              <w:widowControl/>
              <w:shd w:val="clear" w:color="auto" w:fill="C7EDCC"/>
              <w:spacing w:line="315" w:lineRule="atLeast"/>
              <w:rPr>
                <w:ins w:id="446" w:author="HP" w:date="2020-05-22T09:46:00Z"/>
                <w:rFonts w:ascii="Times New Roman" w:hAnsi="Times New Roman" w:eastAsia="宋体"/>
                <w:color w:val="000000"/>
                <w:kern w:val="0"/>
                <w:szCs w:val="21"/>
                <w:rPrChange w:id="447" w:author="HP" w:date="2020-05-22T11:03:00Z">
                  <w:rPr>
                    <w:ins w:id="448" w:author="HP" w:date="2020-05-22T09:46:00Z"/>
                    <w:rFonts w:asciiTheme="minorEastAsia" w:hAnsiTheme="minorEastAsia" w:eastAsiaTheme="minorEastAsia"/>
                    <w:szCs w:val="21"/>
                  </w:rPr>
                </w:rPrChange>
              </w:rPr>
              <w:pPrChange w:id="445" w:author="HP" w:date="2020-05-22T11:03:00Z">
                <w:pPr>
                  <w:spacing w:line="360" w:lineRule="auto"/>
                </w:pPr>
              </w:pPrChange>
            </w:pPr>
          </w:p>
        </w:tc>
      </w:tr>
      <w:tr w14:paraId="0F89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9" w:author="HP" w:date="2020-05-22T09:46:00Z"/>
        </w:trPr>
        <w:tc>
          <w:tcPr>
            <w:tcW w:w="3652" w:type="dxa"/>
            <w:shd w:val="clear" w:color="auto" w:fill="auto"/>
          </w:tcPr>
          <w:p w14:paraId="533FEC06">
            <w:pPr>
              <w:widowControl/>
              <w:shd w:val="clear" w:color="auto" w:fill="C7EDCC"/>
              <w:spacing w:line="315" w:lineRule="atLeast"/>
              <w:rPr>
                <w:ins w:id="451" w:author="HP" w:date="2020-05-22T09:46:00Z"/>
                <w:rFonts w:ascii="Times New Roman" w:hAnsi="Times New Roman" w:eastAsia="宋体"/>
                <w:color w:val="000000"/>
                <w:kern w:val="0"/>
                <w:szCs w:val="21"/>
                <w:rPrChange w:id="452" w:author="HP" w:date="2020-05-22T11:03:00Z">
                  <w:rPr>
                    <w:ins w:id="453" w:author="HP" w:date="2020-05-22T09:46:00Z"/>
                    <w:rFonts w:asciiTheme="minorEastAsia" w:hAnsiTheme="minorEastAsia" w:eastAsiaTheme="minorEastAsia"/>
                    <w:szCs w:val="21"/>
                  </w:rPr>
                </w:rPrChange>
              </w:rPr>
              <w:pPrChange w:id="450" w:author="HP" w:date="2020-05-22T11:03:00Z">
                <w:pPr>
                  <w:spacing w:line="360" w:lineRule="auto"/>
                </w:pPr>
              </w:pPrChange>
            </w:pPr>
            <w:ins w:id="454" w:author="HP" w:date="2020-05-22T09:46:00Z">
              <w:r>
                <w:rPr>
                  <w:rFonts w:ascii="Times New Roman" w:hAnsi="Times New Roman" w:eastAsia="宋体"/>
                  <w:color w:val="000000"/>
                  <w:kern w:val="0"/>
                  <w:szCs w:val="21"/>
                  <w:rPrChange w:id="455" w:author="HP" w:date="2020-05-22T11:03:00Z">
                    <w:rPr>
                      <w:rFonts w:asciiTheme="minorEastAsia" w:hAnsiTheme="minorEastAsia" w:eastAsiaTheme="minorEastAsia"/>
                      <w:szCs w:val="21"/>
                    </w:rPr>
                  </w:rPrChange>
                </w:rPr>
                <w:t>T+1</w:t>
              </w:r>
            </w:ins>
            <w:ins w:id="456" w:author="HP" w:date="2020-05-22T09:46:00Z">
              <w:r>
                <w:rPr>
                  <w:rFonts w:hint="eastAsia" w:ascii="Times New Roman" w:hAnsi="Times New Roman" w:eastAsia="宋体"/>
                  <w:color w:val="000000"/>
                  <w:kern w:val="0"/>
                  <w:szCs w:val="21"/>
                  <w:rPrChange w:id="457" w:author="HP" w:date="2020-05-22T11:03:00Z">
                    <w:rPr>
                      <w:rFonts w:hint="eastAsia" w:asciiTheme="minorEastAsia" w:hAnsiTheme="minorEastAsia" w:eastAsiaTheme="minorEastAsia"/>
                      <w:szCs w:val="21"/>
                    </w:rPr>
                  </w:rPrChange>
                </w:rPr>
                <w:t>日交收通知库</w:t>
              </w:r>
            </w:ins>
          </w:p>
        </w:tc>
        <w:tc>
          <w:tcPr>
            <w:tcW w:w="2126" w:type="dxa"/>
            <w:shd w:val="clear" w:color="auto" w:fill="auto"/>
          </w:tcPr>
          <w:p w14:paraId="564E9591">
            <w:pPr>
              <w:widowControl/>
              <w:shd w:val="clear" w:color="auto" w:fill="C7EDCC"/>
              <w:spacing w:line="315" w:lineRule="atLeast"/>
              <w:rPr>
                <w:ins w:id="459" w:author="HP" w:date="2020-05-22T09:46:00Z"/>
                <w:rFonts w:ascii="Times New Roman" w:hAnsi="Times New Roman" w:eastAsia="宋体"/>
                <w:color w:val="000000"/>
                <w:kern w:val="0"/>
                <w:szCs w:val="21"/>
                <w:rPrChange w:id="460" w:author="HP" w:date="2020-05-22T11:03:00Z">
                  <w:rPr>
                    <w:ins w:id="461" w:author="HP" w:date="2020-05-22T09:46:00Z"/>
                    <w:rFonts w:asciiTheme="minorEastAsia" w:hAnsiTheme="minorEastAsia" w:eastAsiaTheme="minorEastAsia"/>
                    <w:szCs w:val="21"/>
                  </w:rPr>
                </w:rPrChange>
              </w:rPr>
              <w:pPrChange w:id="458" w:author="HP" w:date="2020-05-22T11:03:00Z">
                <w:pPr>
                  <w:spacing w:line="360" w:lineRule="auto"/>
                </w:pPr>
              </w:pPrChange>
            </w:pPr>
            <w:ins w:id="462" w:author="HP" w:date="2020-05-22T09:46:00Z">
              <w:r>
                <w:rPr>
                  <w:rFonts w:ascii="Times New Roman" w:hAnsi="Times New Roman" w:eastAsia="宋体"/>
                  <w:color w:val="000000"/>
                  <w:kern w:val="0"/>
                  <w:szCs w:val="21"/>
                  <w:rPrChange w:id="463" w:author="HP" w:date="2020-05-22T11:03:00Z">
                    <w:rPr>
                      <w:rFonts w:asciiTheme="minorEastAsia" w:hAnsiTheme="minorEastAsia" w:eastAsiaTheme="minorEastAsia"/>
                      <w:szCs w:val="21"/>
                    </w:rPr>
                  </w:rPrChange>
                </w:rPr>
                <w:t>ZRTJSTZ</w:t>
              </w:r>
            </w:ins>
          </w:p>
        </w:tc>
        <w:tc>
          <w:tcPr>
            <w:tcW w:w="2552" w:type="dxa"/>
            <w:shd w:val="clear" w:color="auto" w:fill="auto"/>
          </w:tcPr>
          <w:p w14:paraId="1FCCD164">
            <w:pPr>
              <w:widowControl/>
              <w:shd w:val="clear" w:color="auto" w:fill="C7EDCC"/>
              <w:spacing w:line="315" w:lineRule="atLeast"/>
              <w:rPr>
                <w:ins w:id="465" w:author="HP" w:date="2020-05-22T09:46:00Z"/>
                <w:rFonts w:ascii="Times New Roman" w:hAnsi="Times New Roman" w:eastAsia="宋体"/>
                <w:color w:val="000000"/>
                <w:kern w:val="0"/>
                <w:szCs w:val="21"/>
                <w:rPrChange w:id="466" w:author="HP" w:date="2020-05-22T11:03:00Z">
                  <w:rPr>
                    <w:ins w:id="467" w:author="HP" w:date="2020-05-22T09:46:00Z"/>
                    <w:rFonts w:asciiTheme="minorEastAsia" w:hAnsiTheme="minorEastAsia" w:eastAsiaTheme="minorEastAsia"/>
                    <w:szCs w:val="21"/>
                  </w:rPr>
                </w:rPrChange>
              </w:rPr>
              <w:pPrChange w:id="464" w:author="HP" w:date="2020-05-22T11:03:00Z">
                <w:pPr>
                  <w:spacing w:line="360" w:lineRule="auto"/>
                </w:pPr>
              </w:pPrChange>
            </w:pPr>
          </w:p>
        </w:tc>
      </w:tr>
      <w:tr w14:paraId="3B7E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8" w:author="HP" w:date="2020-05-22T09:46:00Z"/>
        </w:trPr>
        <w:tc>
          <w:tcPr>
            <w:tcW w:w="3652" w:type="dxa"/>
            <w:shd w:val="clear" w:color="auto" w:fill="auto"/>
          </w:tcPr>
          <w:p w14:paraId="2F5F64D8">
            <w:pPr>
              <w:widowControl/>
              <w:shd w:val="clear" w:color="auto" w:fill="C7EDCC"/>
              <w:spacing w:line="315" w:lineRule="atLeast"/>
              <w:rPr>
                <w:ins w:id="470" w:author="HP" w:date="2020-05-22T09:46:00Z"/>
                <w:rFonts w:ascii="Times New Roman" w:hAnsi="Times New Roman" w:eastAsia="宋体"/>
                <w:color w:val="000000"/>
                <w:kern w:val="0"/>
                <w:szCs w:val="21"/>
                <w:rPrChange w:id="471" w:author="HP" w:date="2020-05-22T11:03:00Z">
                  <w:rPr>
                    <w:ins w:id="472" w:author="HP" w:date="2020-05-22T09:46:00Z"/>
                    <w:rFonts w:asciiTheme="minorEastAsia" w:hAnsiTheme="minorEastAsia" w:eastAsiaTheme="minorEastAsia"/>
                    <w:szCs w:val="21"/>
                  </w:rPr>
                </w:rPrChange>
              </w:rPr>
              <w:pPrChange w:id="469" w:author="HP" w:date="2020-05-22T11:03:00Z">
                <w:pPr>
                  <w:spacing w:line="360" w:lineRule="auto"/>
                </w:pPr>
              </w:pPrChange>
            </w:pPr>
            <w:ins w:id="473" w:author="HP" w:date="2020-05-22T09:46:00Z">
              <w:r>
                <w:rPr>
                  <w:rFonts w:hint="eastAsia" w:ascii="Times New Roman" w:hAnsi="Times New Roman" w:eastAsia="宋体"/>
                  <w:color w:val="000000"/>
                  <w:kern w:val="0"/>
                  <w:szCs w:val="21"/>
                  <w:rPrChange w:id="474" w:author="HP" w:date="2020-05-22T11:03:00Z">
                    <w:rPr>
                      <w:rFonts w:hint="eastAsia" w:asciiTheme="minorEastAsia" w:hAnsiTheme="minorEastAsia" w:eastAsiaTheme="minorEastAsia"/>
                      <w:szCs w:val="21"/>
                    </w:rPr>
                  </w:rPrChange>
                </w:rPr>
                <w:t>转融通</w:t>
              </w:r>
            </w:ins>
            <w:ins w:id="475" w:author="HP" w:date="2020-05-22T09:46:00Z">
              <w:r>
                <w:rPr>
                  <w:rFonts w:ascii="Times New Roman" w:hAnsi="Times New Roman" w:eastAsia="宋体"/>
                  <w:color w:val="000000"/>
                  <w:kern w:val="0"/>
                  <w:szCs w:val="21"/>
                  <w:rPrChange w:id="476" w:author="HP" w:date="2020-05-22T11:03:00Z">
                    <w:rPr>
                      <w:rFonts w:asciiTheme="minorEastAsia" w:hAnsiTheme="minorEastAsia" w:eastAsiaTheme="minorEastAsia"/>
                      <w:szCs w:val="21"/>
                    </w:rPr>
                  </w:rPrChange>
                </w:rPr>
                <w:t>T</w:t>
              </w:r>
            </w:ins>
            <w:ins w:id="477" w:author="HP" w:date="2020-05-22T09:46:00Z">
              <w:r>
                <w:rPr>
                  <w:rFonts w:hint="eastAsia" w:ascii="Times New Roman" w:hAnsi="Times New Roman" w:eastAsia="宋体"/>
                  <w:color w:val="000000"/>
                  <w:kern w:val="0"/>
                  <w:szCs w:val="21"/>
                  <w:rPrChange w:id="478" w:author="HP" w:date="2020-05-22T11:03:00Z">
                    <w:rPr>
                      <w:rFonts w:hint="eastAsia" w:asciiTheme="minorEastAsia" w:hAnsiTheme="minorEastAsia" w:eastAsiaTheme="minorEastAsia"/>
                      <w:szCs w:val="21"/>
                    </w:rPr>
                  </w:rPrChange>
                </w:rPr>
                <w:t>日合约偿还明细库</w:t>
              </w:r>
            </w:ins>
          </w:p>
        </w:tc>
        <w:tc>
          <w:tcPr>
            <w:tcW w:w="2126" w:type="dxa"/>
            <w:shd w:val="clear" w:color="auto" w:fill="auto"/>
          </w:tcPr>
          <w:p w14:paraId="79AC729B">
            <w:pPr>
              <w:widowControl/>
              <w:shd w:val="clear" w:color="auto" w:fill="C7EDCC"/>
              <w:spacing w:line="315" w:lineRule="atLeast"/>
              <w:rPr>
                <w:ins w:id="480" w:author="HP" w:date="2020-05-22T09:46:00Z"/>
                <w:rFonts w:ascii="Times New Roman" w:hAnsi="Times New Roman" w:eastAsia="宋体"/>
                <w:color w:val="000000"/>
                <w:kern w:val="0"/>
                <w:szCs w:val="21"/>
                <w:rPrChange w:id="481" w:author="HP" w:date="2020-05-22T11:03:00Z">
                  <w:rPr>
                    <w:ins w:id="482" w:author="HP" w:date="2020-05-22T09:46:00Z"/>
                    <w:rFonts w:asciiTheme="minorEastAsia" w:hAnsiTheme="minorEastAsia" w:eastAsiaTheme="minorEastAsia"/>
                    <w:szCs w:val="21"/>
                  </w:rPr>
                </w:rPrChange>
              </w:rPr>
              <w:pPrChange w:id="479" w:author="HP" w:date="2020-05-22T11:03:00Z">
                <w:pPr>
                  <w:spacing w:line="360" w:lineRule="auto"/>
                </w:pPr>
              </w:pPrChange>
            </w:pPr>
            <w:ins w:id="483" w:author="HP" w:date="2020-05-22T09:46:00Z">
              <w:r>
                <w:rPr>
                  <w:rFonts w:ascii="Times New Roman" w:hAnsi="Times New Roman" w:eastAsia="宋体"/>
                  <w:color w:val="000000"/>
                  <w:kern w:val="0"/>
                  <w:szCs w:val="21"/>
                  <w:rPrChange w:id="484" w:author="HP" w:date="2020-05-22T11:03:00Z">
                    <w:rPr>
                      <w:rFonts w:asciiTheme="minorEastAsia" w:hAnsiTheme="minorEastAsia" w:eastAsiaTheme="minorEastAsia"/>
                      <w:szCs w:val="21"/>
                    </w:rPr>
                  </w:rPrChange>
                </w:rPr>
                <w:t>ZRTHYCHMX</w:t>
              </w:r>
            </w:ins>
          </w:p>
        </w:tc>
        <w:tc>
          <w:tcPr>
            <w:tcW w:w="2552" w:type="dxa"/>
            <w:shd w:val="clear" w:color="auto" w:fill="auto"/>
          </w:tcPr>
          <w:p w14:paraId="67B590BA">
            <w:pPr>
              <w:widowControl/>
              <w:shd w:val="clear" w:color="auto" w:fill="C7EDCC"/>
              <w:spacing w:line="315" w:lineRule="atLeast"/>
              <w:rPr>
                <w:ins w:id="486" w:author="HP" w:date="2020-05-22T09:46:00Z"/>
                <w:rFonts w:ascii="Times New Roman" w:hAnsi="Times New Roman" w:eastAsia="宋体"/>
                <w:color w:val="000000"/>
                <w:kern w:val="0"/>
                <w:szCs w:val="21"/>
                <w:rPrChange w:id="487" w:author="HP" w:date="2020-05-22T11:03:00Z">
                  <w:rPr>
                    <w:ins w:id="488" w:author="HP" w:date="2020-05-22T09:46:00Z"/>
                    <w:rFonts w:asciiTheme="minorEastAsia" w:hAnsiTheme="minorEastAsia" w:eastAsiaTheme="minorEastAsia"/>
                    <w:szCs w:val="21"/>
                  </w:rPr>
                </w:rPrChange>
              </w:rPr>
              <w:pPrChange w:id="485" w:author="HP" w:date="2020-05-22T11:03:00Z">
                <w:pPr>
                  <w:spacing w:line="360" w:lineRule="auto"/>
                </w:pPr>
              </w:pPrChange>
            </w:pPr>
          </w:p>
        </w:tc>
      </w:tr>
    </w:tbl>
    <w:p w14:paraId="444785B9">
      <w:pPr>
        <w:widowControl/>
        <w:spacing w:line="240" w:lineRule="auto"/>
        <w:rPr>
          <w:ins w:id="490" w:author="HP" w:date="2020-05-22T09:46:00Z"/>
          <w:rFonts w:ascii="Calibri" w:hAnsi="Calibri" w:eastAsia="宋体" w:cs="Calibri"/>
          <w:b w:val="0"/>
          <w:kern w:val="0"/>
          <w:sz w:val="22"/>
          <w:szCs w:val="22"/>
          <w:lang w:val="en-GB"/>
          <w:rPrChange w:id="491" w:author="HP" w:date="2020-05-22T11:03:00Z">
            <w:rPr>
              <w:ins w:id="492" w:author="HP" w:date="2020-05-22T09:46:00Z"/>
              <w:rFonts w:asciiTheme="minorEastAsia" w:hAnsiTheme="minorEastAsia" w:eastAsiaTheme="minorEastAsia"/>
              <w:b/>
              <w:szCs w:val="21"/>
            </w:rPr>
          </w:rPrChange>
        </w:rPr>
        <w:pPrChange w:id="489" w:author="HP" w:date="2020-05-22T11:03:00Z">
          <w:pPr>
            <w:spacing w:line="360" w:lineRule="auto"/>
          </w:pPr>
        </w:pPrChange>
      </w:pPr>
    </w:p>
    <w:p w14:paraId="173BA610">
      <w:pPr>
        <w:spacing w:line="360" w:lineRule="auto"/>
        <w:rPr>
          <w:rFonts w:asciiTheme="minorEastAsia" w:hAnsiTheme="minorEastAsia" w:eastAsiaTheme="minorEastAsia"/>
          <w:szCs w:val="21"/>
        </w:rPr>
      </w:pPr>
      <w:r>
        <w:rPr>
          <w:rFonts w:hint="eastAsia" w:asciiTheme="minorEastAsia" w:hAnsiTheme="minorEastAsia" w:eastAsiaTheme="minorEastAsia"/>
          <w:b/>
          <w:szCs w:val="21"/>
        </w:rPr>
        <w:t>说明</w:t>
      </w:r>
      <w:r>
        <w:rPr>
          <w:rFonts w:hint="eastAsia" w:asciiTheme="minorEastAsia" w:hAnsiTheme="minorEastAsia" w:eastAsiaTheme="minorEastAsia"/>
          <w:szCs w:val="21"/>
        </w:rPr>
        <w:t>：附件三中给出的是常见的场内业务相关的数据文件列表，内容仅供参考，请根据该产品实际发生的业务类型选择提供对应业务的数据文件。</w:t>
      </w:r>
    </w:p>
    <w:p w14:paraId="665E6B2F">
      <w:pPr>
        <w:spacing w:line="360" w:lineRule="auto"/>
        <w:ind w:firstLine="420" w:firstLineChars="200"/>
        <w:rPr>
          <w:rFonts w:asciiTheme="minorEastAsia" w:hAnsiTheme="minorEastAsia" w:eastAsiaTheme="minorEastAsia"/>
          <w:szCs w:val="21"/>
        </w:rPr>
      </w:pPr>
    </w:p>
    <w:p w14:paraId="4F42E3D5">
      <w:pPr>
        <w:widowControl/>
        <w:jc w:val="left"/>
        <w:rPr>
          <w:rFonts w:asciiTheme="minorEastAsia" w:hAnsiTheme="minorEastAsia" w:eastAsiaTheme="minorEastAsia"/>
          <w:szCs w:val="21"/>
        </w:rPr>
      </w:pPr>
      <w:r>
        <w:rPr>
          <w:rFonts w:asciiTheme="minorEastAsia" w:hAnsiTheme="minorEastAsia" w:eastAsiaTheme="minorEastAsia"/>
          <w:szCs w:val="21"/>
        </w:rPr>
        <w:br w:type="page"/>
      </w:r>
    </w:p>
    <w:p w14:paraId="542B4296">
      <w:pPr>
        <w:widowControl/>
        <w:shd w:val="clear" w:color="auto" w:fill="C7EDCC"/>
        <w:spacing w:line="315" w:lineRule="atLeast"/>
        <w:ind w:firstLine="422"/>
        <w:rPr>
          <w:rFonts w:ascii="宋体" w:hAnsi="宋体"/>
          <w:b/>
          <w:bCs/>
          <w:color w:val="000000"/>
          <w:kern w:val="0"/>
          <w:szCs w:val="21"/>
        </w:rPr>
      </w:pPr>
      <w:commentRangeStart w:id="18"/>
      <w:r>
        <w:rPr>
          <w:rFonts w:hint="eastAsia" w:ascii="宋体" w:hAnsi="宋体"/>
          <w:b/>
          <w:bCs/>
          <w:color w:val="000000"/>
          <w:kern w:val="0"/>
          <w:szCs w:val="21"/>
        </w:rPr>
        <w:t>附件四：对账单要素列表</w:t>
      </w:r>
      <w:commentRangeEnd w:id="18"/>
      <w:r>
        <w:rPr>
          <w:rStyle w:val="37"/>
        </w:rPr>
        <w:commentReference w:id="18"/>
      </w:r>
    </w:p>
    <w:p w14:paraId="1AA65707">
      <w:pPr>
        <w:widowControl/>
        <w:shd w:val="clear" w:color="auto" w:fill="C7EDCC"/>
        <w:spacing w:line="315" w:lineRule="atLeast"/>
        <w:ind w:firstLine="422"/>
        <w:rPr>
          <w:color w:val="000000"/>
          <w:kern w:val="0"/>
          <w:szCs w:val="21"/>
        </w:rPr>
      </w:pPr>
    </w:p>
    <w:p w14:paraId="7A65558C">
      <w:pPr>
        <w:pStyle w:val="49"/>
        <w:numPr>
          <w:ilvl w:val="0"/>
          <w:numId w:val="2"/>
        </w:numPr>
        <w:ind w:firstLineChars="0"/>
        <w:rPr>
          <w:rFonts w:asciiTheme="minorEastAsia" w:hAnsiTheme="minorEastAsia" w:eastAsiaTheme="minorEastAsia"/>
          <w:b/>
          <w:szCs w:val="21"/>
        </w:rPr>
      </w:pPr>
      <w:r>
        <w:rPr>
          <w:rFonts w:hint="eastAsia" w:asciiTheme="minorEastAsia" w:hAnsiTheme="minorEastAsia" w:eastAsiaTheme="minorEastAsia"/>
          <w:b/>
          <w:szCs w:val="21"/>
        </w:rPr>
        <w:t>交易流水需要的要素信息</w:t>
      </w:r>
    </w:p>
    <w:tbl>
      <w:tblPr>
        <w:tblStyle w:val="3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4"/>
        <w:gridCol w:w="4155"/>
      </w:tblGrid>
      <w:tr w14:paraId="39A2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1C8FC9EE">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业务类型</w:t>
            </w:r>
          </w:p>
        </w:tc>
        <w:tc>
          <w:tcPr>
            <w:tcW w:w="4155" w:type="dxa"/>
          </w:tcPr>
          <w:p w14:paraId="534282DB">
            <w:pPr>
              <w:pStyle w:val="49"/>
              <w:snapToGrid w:val="0"/>
              <w:spacing w:line="600" w:lineRule="exact"/>
              <w:ind w:firstLine="0" w:firstLineChars="0"/>
              <w:rPr>
                <w:rFonts w:asciiTheme="minorEastAsia" w:hAnsiTheme="minorEastAsia" w:eastAsiaTheme="minorEastAsia"/>
                <w:szCs w:val="21"/>
              </w:rPr>
            </w:pPr>
          </w:p>
        </w:tc>
      </w:tr>
      <w:tr w14:paraId="2CFC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3A3BA0BC">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标的代码</w:t>
            </w:r>
          </w:p>
        </w:tc>
        <w:tc>
          <w:tcPr>
            <w:tcW w:w="4155" w:type="dxa"/>
          </w:tcPr>
          <w:p w14:paraId="1C9220AB">
            <w:pPr>
              <w:pStyle w:val="49"/>
              <w:snapToGrid w:val="0"/>
              <w:spacing w:line="600" w:lineRule="exact"/>
              <w:ind w:firstLine="0" w:firstLineChars="0"/>
              <w:rPr>
                <w:rFonts w:asciiTheme="minorEastAsia" w:hAnsiTheme="minorEastAsia" w:eastAsiaTheme="minorEastAsia"/>
                <w:szCs w:val="21"/>
              </w:rPr>
            </w:pPr>
          </w:p>
        </w:tc>
      </w:tr>
      <w:tr w14:paraId="7B00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5BC52356">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标的名称</w:t>
            </w:r>
          </w:p>
        </w:tc>
        <w:tc>
          <w:tcPr>
            <w:tcW w:w="4155" w:type="dxa"/>
          </w:tcPr>
          <w:p w14:paraId="34E9737C">
            <w:pPr>
              <w:pStyle w:val="49"/>
              <w:snapToGrid w:val="0"/>
              <w:spacing w:line="600" w:lineRule="exact"/>
              <w:ind w:firstLine="0" w:firstLineChars="0"/>
              <w:rPr>
                <w:rFonts w:asciiTheme="minorEastAsia" w:hAnsiTheme="minorEastAsia" w:eastAsiaTheme="minorEastAsia"/>
                <w:szCs w:val="21"/>
              </w:rPr>
            </w:pPr>
          </w:p>
        </w:tc>
      </w:tr>
      <w:tr w14:paraId="10BC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4E4BE33C">
            <w:pPr>
              <w:pStyle w:val="49"/>
              <w:snapToGrid w:val="0"/>
              <w:spacing w:line="600" w:lineRule="exact"/>
              <w:ind w:firstLine="0" w:firstLineChars="0"/>
              <w:rPr>
                <w:rFonts w:asciiTheme="minorEastAsia" w:hAnsiTheme="minorEastAsia" w:eastAsiaTheme="minorEastAsia"/>
                <w:color w:val="FF0000"/>
                <w:szCs w:val="21"/>
              </w:rPr>
            </w:pPr>
            <w:r>
              <w:rPr>
                <w:rFonts w:hint="eastAsia" w:asciiTheme="minorEastAsia" w:hAnsiTheme="minorEastAsia" w:eastAsiaTheme="minorEastAsia"/>
                <w:color w:val="FF0000"/>
                <w:szCs w:val="21"/>
              </w:rPr>
              <w:t>业务标志</w:t>
            </w:r>
          </w:p>
        </w:tc>
        <w:tc>
          <w:tcPr>
            <w:tcW w:w="4155" w:type="dxa"/>
          </w:tcPr>
          <w:p w14:paraId="50596676">
            <w:pPr>
              <w:pStyle w:val="49"/>
              <w:snapToGrid w:val="0"/>
              <w:spacing w:line="600" w:lineRule="exact"/>
              <w:ind w:firstLine="0" w:firstLineChars="0"/>
              <w:rPr>
                <w:rFonts w:asciiTheme="minorEastAsia" w:hAnsiTheme="minorEastAsia" w:eastAsiaTheme="minorEastAsia"/>
                <w:color w:val="FF0000"/>
                <w:szCs w:val="21"/>
              </w:rPr>
            </w:pPr>
          </w:p>
        </w:tc>
      </w:tr>
      <w:tr w14:paraId="518C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31162B16">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成交数量</w:t>
            </w:r>
          </w:p>
        </w:tc>
        <w:tc>
          <w:tcPr>
            <w:tcW w:w="4155" w:type="dxa"/>
          </w:tcPr>
          <w:p w14:paraId="3A7FBD44">
            <w:pPr>
              <w:pStyle w:val="49"/>
              <w:snapToGrid w:val="0"/>
              <w:spacing w:line="600" w:lineRule="exact"/>
              <w:ind w:firstLine="0" w:firstLineChars="0"/>
              <w:rPr>
                <w:rFonts w:asciiTheme="minorEastAsia" w:hAnsiTheme="minorEastAsia" w:eastAsiaTheme="minorEastAsia"/>
                <w:szCs w:val="21"/>
              </w:rPr>
            </w:pPr>
          </w:p>
        </w:tc>
      </w:tr>
      <w:tr w14:paraId="2A80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1A9A9228">
            <w:pPr>
              <w:pStyle w:val="49"/>
              <w:snapToGrid w:val="0"/>
              <w:spacing w:line="600" w:lineRule="exact"/>
              <w:ind w:firstLine="0" w:firstLineChars="0"/>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成交均价</w:t>
            </w:r>
          </w:p>
        </w:tc>
        <w:tc>
          <w:tcPr>
            <w:tcW w:w="4155" w:type="dxa"/>
          </w:tcPr>
          <w:p w14:paraId="36E5D748">
            <w:pPr>
              <w:pStyle w:val="49"/>
              <w:snapToGrid w:val="0"/>
              <w:spacing w:line="600" w:lineRule="exact"/>
              <w:ind w:firstLine="0" w:firstLineChars="0"/>
              <w:rPr>
                <w:rFonts w:asciiTheme="minorEastAsia" w:hAnsiTheme="minorEastAsia" w:eastAsiaTheme="minorEastAsia"/>
                <w:color w:val="FF0000"/>
                <w:szCs w:val="21"/>
              </w:rPr>
            </w:pPr>
          </w:p>
        </w:tc>
      </w:tr>
      <w:tr w14:paraId="7E79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279F34A6">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费用明细</w:t>
            </w:r>
          </w:p>
        </w:tc>
        <w:tc>
          <w:tcPr>
            <w:tcW w:w="4155" w:type="dxa"/>
          </w:tcPr>
          <w:p w14:paraId="21B38173">
            <w:pPr>
              <w:pStyle w:val="49"/>
              <w:snapToGrid w:val="0"/>
              <w:spacing w:line="600" w:lineRule="exact"/>
              <w:ind w:firstLine="0" w:firstLineChars="0"/>
              <w:rPr>
                <w:rFonts w:asciiTheme="minorEastAsia" w:hAnsiTheme="minorEastAsia" w:eastAsiaTheme="minorEastAsia"/>
                <w:szCs w:val="21"/>
              </w:rPr>
            </w:pPr>
          </w:p>
        </w:tc>
      </w:tr>
      <w:tr w14:paraId="4D1C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22DF9CCE">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成交金额</w:t>
            </w:r>
          </w:p>
        </w:tc>
        <w:tc>
          <w:tcPr>
            <w:tcW w:w="4155" w:type="dxa"/>
          </w:tcPr>
          <w:p w14:paraId="778F3CCF">
            <w:pPr>
              <w:pStyle w:val="49"/>
              <w:snapToGrid w:val="0"/>
              <w:spacing w:line="600" w:lineRule="exact"/>
              <w:ind w:firstLine="0" w:firstLineChars="0"/>
              <w:rPr>
                <w:rFonts w:asciiTheme="minorEastAsia" w:hAnsiTheme="minorEastAsia" w:eastAsiaTheme="minorEastAsia"/>
                <w:szCs w:val="21"/>
              </w:rPr>
            </w:pPr>
          </w:p>
        </w:tc>
      </w:tr>
      <w:tr w14:paraId="2854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Pr>
          <w:p w14:paraId="667D4405">
            <w:pPr>
              <w:pStyle w:val="49"/>
              <w:snapToGrid w:val="0"/>
              <w:spacing w:line="600" w:lineRule="exact"/>
              <w:ind w:firstLine="0" w:firstLineChars="0"/>
              <w:rPr>
                <w:rFonts w:asciiTheme="minorEastAsia" w:hAnsiTheme="minorEastAsia" w:eastAsiaTheme="minorEastAsia"/>
                <w:color w:val="FF0000"/>
                <w:szCs w:val="21"/>
              </w:rPr>
            </w:pPr>
            <w:r>
              <w:rPr>
                <w:rFonts w:hint="eastAsia" w:asciiTheme="minorEastAsia" w:hAnsiTheme="minorEastAsia" w:eastAsiaTheme="minorEastAsia"/>
                <w:color w:val="FF0000"/>
                <w:szCs w:val="21"/>
              </w:rPr>
              <w:t>资金余额</w:t>
            </w:r>
          </w:p>
        </w:tc>
        <w:tc>
          <w:tcPr>
            <w:tcW w:w="4155" w:type="dxa"/>
          </w:tcPr>
          <w:p w14:paraId="6EA76ED9">
            <w:pPr>
              <w:pStyle w:val="49"/>
              <w:snapToGrid w:val="0"/>
              <w:spacing w:line="600" w:lineRule="exact"/>
              <w:ind w:firstLine="0" w:firstLineChars="0"/>
              <w:rPr>
                <w:rFonts w:asciiTheme="minorEastAsia" w:hAnsiTheme="minorEastAsia" w:eastAsiaTheme="minorEastAsia"/>
                <w:color w:val="FF0000"/>
                <w:szCs w:val="21"/>
              </w:rPr>
            </w:pPr>
          </w:p>
        </w:tc>
      </w:tr>
    </w:tbl>
    <w:p w14:paraId="47B6CB6B">
      <w:pPr>
        <w:pStyle w:val="49"/>
        <w:numPr>
          <w:ilvl w:val="0"/>
          <w:numId w:val="2"/>
        </w:numPr>
        <w:snapToGrid w:val="0"/>
        <w:spacing w:line="600" w:lineRule="exact"/>
        <w:ind w:firstLineChars="0"/>
        <w:rPr>
          <w:rFonts w:asciiTheme="minorEastAsia" w:hAnsiTheme="minorEastAsia" w:eastAsiaTheme="minorEastAsia"/>
          <w:b/>
          <w:szCs w:val="21"/>
        </w:rPr>
      </w:pPr>
      <w:r>
        <w:rPr>
          <w:rFonts w:hint="eastAsia" w:asciiTheme="minorEastAsia" w:hAnsiTheme="minorEastAsia" w:eastAsiaTheme="minorEastAsia"/>
          <w:b/>
          <w:szCs w:val="21"/>
        </w:rPr>
        <w:t>持仓明细需要的要素</w:t>
      </w:r>
    </w:p>
    <w:tbl>
      <w:tblPr>
        <w:tblStyle w:val="3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9"/>
        <w:gridCol w:w="4160"/>
      </w:tblGrid>
      <w:tr w14:paraId="76C4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9" w:type="dxa"/>
            <w:gridSpan w:val="2"/>
          </w:tcPr>
          <w:p w14:paraId="4AA6A994">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（1）净值型的标的：</w:t>
            </w:r>
          </w:p>
        </w:tc>
      </w:tr>
      <w:tr w14:paraId="772C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7B8514A">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标的代码</w:t>
            </w:r>
          </w:p>
        </w:tc>
        <w:tc>
          <w:tcPr>
            <w:tcW w:w="4160" w:type="dxa"/>
          </w:tcPr>
          <w:p w14:paraId="25137999">
            <w:pPr>
              <w:pStyle w:val="49"/>
              <w:snapToGrid w:val="0"/>
              <w:spacing w:line="600" w:lineRule="exact"/>
              <w:ind w:firstLine="0" w:firstLineChars="0"/>
              <w:rPr>
                <w:rFonts w:asciiTheme="minorEastAsia" w:hAnsiTheme="minorEastAsia" w:eastAsiaTheme="minorEastAsia"/>
                <w:szCs w:val="21"/>
              </w:rPr>
            </w:pPr>
          </w:p>
        </w:tc>
      </w:tr>
      <w:tr w14:paraId="3D35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6939775">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标的名称</w:t>
            </w:r>
          </w:p>
        </w:tc>
        <w:tc>
          <w:tcPr>
            <w:tcW w:w="4160" w:type="dxa"/>
          </w:tcPr>
          <w:p w14:paraId="672623B7">
            <w:pPr>
              <w:pStyle w:val="49"/>
              <w:snapToGrid w:val="0"/>
              <w:spacing w:line="600" w:lineRule="exact"/>
              <w:ind w:firstLine="0" w:firstLineChars="0"/>
              <w:rPr>
                <w:rFonts w:asciiTheme="minorEastAsia" w:hAnsiTheme="minorEastAsia" w:eastAsiaTheme="minorEastAsia"/>
                <w:szCs w:val="21"/>
              </w:rPr>
            </w:pPr>
          </w:p>
        </w:tc>
      </w:tr>
      <w:tr w14:paraId="755B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8BB385D">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持仓数量</w:t>
            </w:r>
          </w:p>
        </w:tc>
        <w:tc>
          <w:tcPr>
            <w:tcW w:w="4160" w:type="dxa"/>
          </w:tcPr>
          <w:p w14:paraId="016E08FA">
            <w:pPr>
              <w:pStyle w:val="49"/>
              <w:snapToGrid w:val="0"/>
              <w:spacing w:line="600" w:lineRule="exact"/>
              <w:ind w:firstLine="0" w:firstLineChars="0"/>
              <w:rPr>
                <w:rFonts w:asciiTheme="minorEastAsia" w:hAnsiTheme="minorEastAsia" w:eastAsiaTheme="minorEastAsia"/>
                <w:szCs w:val="21"/>
              </w:rPr>
            </w:pPr>
          </w:p>
        </w:tc>
      </w:tr>
      <w:tr w14:paraId="1BCB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201FD79">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标的行情</w:t>
            </w:r>
          </w:p>
        </w:tc>
        <w:tc>
          <w:tcPr>
            <w:tcW w:w="4160" w:type="dxa"/>
          </w:tcPr>
          <w:p w14:paraId="6165DC8D">
            <w:pPr>
              <w:pStyle w:val="49"/>
              <w:snapToGrid w:val="0"/>
              <w:spacing w:line="600" w:lineRule="exact"/>
              <w:ind w:firstLine="0" w:firstLineChars="0"/>
              <w:rPr>
                <w:rFonts w:asciiTheme="minorEastAsia" w:hAnsiTheme="minorEastAsia" w:eastAsiaTheme="minorEastAsia"/>
                <w:szCs w:val="21"/>
              </w:rPr>
            </w:pPr>
          </w:p>
        </w:tc>
      </w:tr>
      <w:tr w14:paraId="69F5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6B24D12">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持仓市值</w:t>
            </w:r>
          </w:p>
        </w:tc>
        <w:tc>
          <w:tcPr>
            <w:tcW w:w="4160" w:type="dxa"/>
          </w:tcPr>
          <w:p w14:paraId="11439D49">
            <w:pPr>
              <w:pStyle w:val="49"/>
              <w:snapToGrid w:val="0"/>
              <w:spacing w:line="600" w:lineRule="exact"/>
              <w:ind w:firstLine="0" w:firstLineChars="0"/>
              <w:rPr>
                <w:rFonts w:asciiTheme="minorEastAsia" w:hAnsiTheme="minorEastAsia" w:eastAsiaTheme="minorEastAsia"/>
                <w:szCs w:val="21"/>
              </w:rPr>
            </w:pPr>
          </w:p>
        </w:tc>
      </w:tr>
      <w:tr w14:paraId="03BD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9" w:type="dxa"/>
            <w:gridSpan w:val="2"/>
          </w:tcPr>
          <w:p w14:paraId="0F6DD629">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（2）预期收益类型的标的：</w:t>
            </w:r>
          </w:p>
        </w:tc>
      </w:tr>
      <w:tr w14:paraId="2E0A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1A2A989A">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标的代码</w:t>
            </w:r>
          </w:p>
        </w:tc>
        <w:tc>
          <w:tcPr>
            <w:tcW w:w="4160" w:type="dxa"/>
          </w:tcPr>
          <w:p w14:paraId="6F2D0AF5">
            <w:pPr>
              <w:pStyle w:val="49"/>
              <w:snapToGrid w:val="0"/>
              <w:spacing w:line="600" w:lineRule="exact"/>
              <w:ind w:firstLine="0" w:firstLineChars="0"/>
              <w:rPr>
                <w:rFonts w:asciiTheme="minorEastAsia" w:hAnsiTheme="minorEastAsia" w:eastAsiaTheme="minorEastAsia"/>
                <w:szCs w:val="21"/>
              </w:rPr>
            </w:pPr>
          </w:p>
        </w:tc>
      </w:tr>
      <w:tr w14:paraId="3F16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CAB87D5">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标的名称</w:t>
            </w:r>
          </w:p>
        </w:tc>
        <w:tc>
          <w:tcPr>
            <w:tcW w:w="4160" w:type="dxa"/>
          </w:tcPr>
          <w:p w14:paraId="3B86D7F0">
            <w:pPr>
              <w:pStyle w:val="49"/>
              <w:snapToGrid w:val="0"/>
              <w:spacing w:line="600" w:lineRule="exact"/>
              <w:ind w:firstLine="0" w:firstLineChars="0"/>
              <w:rPr>
                <w:rFonts w:asciiTheme="minorEastAsia" w:hAnsiTheme="minorEastAsia" w:eastAsiaTheme="minorEastAsia"/>
                <w:szCs w:val="21"/>
              </w:rPr>
            </w:pPr>
          </w:p>
        </w:tc>
      </w:tr>
      <w:tr w14:paraId="04E1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A83FB94">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持仓数量</w:t>
            </w:r>
          </w:p>
        </w:tc>
        <w:tc>
          <w:tcPr>
            <w:tcW w:w="4160" w:type="dxa"/>
          </w:tcPr>
          <w:p w14:paraId="64575194">
            <w:pPr>
              <w:pStyle w:val="49"/>
              <w:snapToGrid w:val="0"/>
              <w:spacing w:line="600" w:lineRule="exact"/>
              <w:ind w:firstLine="0" w:firstLineChars="0"/>
              <w:rPr>
                <w:rFonts w:asciiTheme="minorEastAsia" w:hAnsiTheme="minorEastAsia" w:eastAsiaTheme="minorEastAsia"/>
                <w:szCs w:val="21"/>
              </w:rPr>
            </w:pPr>
          </w:p>
        </w:tc>
      </w:tr>
      <w:tr w14:paraId="1D8F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948C436">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预期收益率</w:t>
            </w:r>
          </w:p>
        </w:tc>
        <w:tc>
          <w:tcPr>
            <w:tcW w:w="4160" w:type="dxa"/>
          </w:tcPr>
          <w:p w14:paraId="579C2D9F">
            <w:pPr>
              <w:pStyle w:val="49"/>
              <w:snapToGrid w:val="0"/>
              <w:spacing w:line="600" w:lineRule="exact"/>
              <w:ind w:firstLine="0" w:firstLineChars="0"/>
              <w:rPr>
                <w:rFonts w:asciiTheme="minorEastAsia" w:hAnsiTheme="minorEastAsia" w:eastAsiaTheme="minorEastAsia"/>
                <w:szCs w:val="21"/>
              </w:rPr>
            </w:pPr>
          </w:p>
        </w:tc>
      </w:tr>
      <w:tr w14:paraId="2D7C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165B6CD2">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起息日</w:t>
            </w:r>
          </w:p>
        </w:tc>
        <w:tc>
          <w:tcPr>
            <w:tcW w:w="4160" w:type="dxa"/>
          </w:tcPr>
          <w:p w14:paraId="4C6A84FD">
            <w:pPr>
              <w:pStyle w:val="49"/>
              <w:snapToGrid w:val="0"/>
              <w:spacing w:line="600" w:lineRule="exact"/>
              <w:ind w:firstLine="0" w:firstLineChars="0"/>
              <w:rPr>
                <w:rFonts w:asciiTheme="minorEastAsia" w:hAnsiTheme="minorEastAsia" w:eastAsiaTheme="minorEastAsia"/>
                <w:szCs w:val="21"/>
              </w:rPr>
            </w:pPr>
          </w:p>
        </w:tc>
      </w:tr>
      <w:tr w14:paraId="267A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227D0B20">
            <w:pPr>
              <w:pStyle w:val="49"/>
              <w:snapToGrid w:val="0"/>
              <w:spacing w:line="600" w:lineRule="exact"/>
              <w:ind w:firstLine="0" w:firstLineChars="0"/>
              <w:rPr>
                <w:rFonts w:asciiTheme="minorEastAsia" w:hAnsiTheme="minorEastAsia" w:eastAsiaTheme="minorEastAsia"/>
                <w:szCs w:val="21"/>
              </w:rPr>
            </w:pPr>
            <w:r>
              <w:rPr>
                <w:rFonts w:hint="eastAsia" w:asciiTheme="minorEastAsia" w:hAnsiTheme="minorEastAsia" w:eastAsiaTheme="minorEastAsia"/>
                <w:szCs w:val="21"/>
              </w:rPr>
              <w:t>市值</w:t>
            </w:r>
          </w:p>
        </w:tc>
        <w:tc>
          <w:tcPr>
            <w:tcW w:w="4160" w:type="dxa"/>
          </w:tcPr>
          <w:p w14:paraId="32209182">
            <w:pPr>
              <w:pStyle w:val="49"/>
              <w:snapToGrid w:val="0"/>
              <w:spacing w:line="600" w:lineRule="exact"/>
              <w:ind w:firstLine="0" w:firstLineChars="0"/>
              <w:rPr>
                <w:rFonts w:asciiTheme="minorEastAsia" w:hAnsiTheme="minorEastAsia" w:eastAsiaTheme="minorEastAsia"/>
                <w:szCs w:val="21"/>
              </w:rPr>
            </w:pPr>
          </w:p>
        </w:tc>
      </w:tr>
    </w:tbl>
    <w:p w14:paraId="5713E2F8">
      <w:pPr>
        <w:snapToGrid w:val="0"/>
        <w:spacing w:line="600" w:lineRule="exact"/>
        <w:rPr>
          <w:rFonts w:asciiTheme="minorEastAsia" w:hAnsiTheme="minorEastAsia" w:eastAsiaTheme="minorEastAsia"/>
          <w:szCs w:val="21"/>
        </w:rPr>
      </w:pPr>
    </w:p>
    <w:sectPr>
      <w:headerReference r:id="rId5" w:type="default"/>
      <w:footerReference r:id="rId6" w:type="default"/>
      <w:pgSz w:w="11906" w:h="16838"/>
      <w:pgMar w:top="1440" w:right="1646" w:bottom="1440" w:left="1797" w:header="851" w:footer="992"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ren" w:date="2017-10-23T14:29:00Z" w:initials="i">
    <w:p w14:paraId="35E695FA">
      <w:pPr>
        <w:pStyle w:val="14"/>
      </w:pPr>
      <w:r>
        <w:rPr>
          <w:rFonts w:hint="eastAsia"/>
        </w:rPr>
        <w:t>管理人填写：</w:t>
      </w:r>
    </w:p>
    <w:p w14:paraId="6A146286">
      <w:pPr>
        <w:pStyle w:val="14"/>
      </w:pPr>
      <w:r>
        <w:rPr>
          <w:rFonts w:hint="eastAsia"/>
        </w:rPr>
        <w:t>请将合同中所有“XX基金”的字段替换为该基金的名称，须保证与基金合同最终定稿的基金产品一致。</w:t>
      </w:r>
    </w:p>
  </w:comment>
  <w:comment w:id="1" w:author="iren" w:date="2017-10-23T14:29:00Z" w:initials="i">
    <w:p w14:paraId="2B148C31">
      <w:pPr>
        <w:pStyle w:val="14"/>
      </w:pPr>
      <w:r>
        <w:rPr>
          <w:rFonts w:hint="eastAsia"/>
        </w:rPr>
        <w:t>管理人填写：</w:t>
      </w:r>
    </w:p>
    <w:p w14:paraId="4E5301A7">
      <w:pPr>
        <w:pStyle w:val="14"/>
      </w:pPr>
      <w:r>
        <w:rPr>
          <w:rFonts w:hint="eastAsia"/>
        </w:rPr>
        <w:t>请将合同中所有“XX投资管理有限公司”字段替换为管理人公司名称，须保证与基金合同最终定稿的基金管理人一致。</w:t>
      </w:r>
    </w:p>
  </w:comment>
  <w:comment w:id="2" w:author="iren" w:date="2018-03-05T17:32:00Z" w:initials="i">
    <w:p w14:paraId="617332F1">
      <w:pPr>
        <w:pStyle w:val="14"/>
      </w:pPr>
      <w:r>
        <w:rPr>
          <w:rFonts w:hint="eastAsia"/>
        </w:rPr>
        <w:t>经纪商填写：</w:t>
      </w:r>
    </w:p>
    <w:p w14:paraId="1B762823">
      <w:pPr>
        <w:pStyle w:val="14"/>
      </w:pPr>
      <w:r>
        <w:rPr>
          <w:rFonts w:hint="eastAsia"/>
        </w:rPr>
        <w:t>请相关营业部将合同中“XX证券股份有限公司XX营业部”字段替换为营业部名称，也可以换成公司名称（具体看最后用印抬头是营业部还是公司）</w:t>
      </w:r>
    </w:p>
  </w:comment>
  <w:comment w:id="3" w:author="iren" w:date="2016-04-18T15:16:00Z" w:initials="i">
    <w:p w14:paraId="1EEE7F5D">
      <w:pPr>
        <w:pStyle w:val="14"/>
      </w:pPr>
      <w:r>
        <w:rPr>
          <w:rFonts w:hint="eastAsia"/>
        </w:rPr>
        <w:t>请管理人补充</w:t>
      </w:r>
    </w:p>
  </w:comment>
  <w:comment w:id="4" w:author="iren" w:date="2017-10-23T14:29:00Z" w:initials="i">
    <w:p w14:paraId="3E98D28D">
      <w:pPr>
        <w:pStyle w:val="14"/>
      </w:pPr>
      <w:r>
        <w:rPr>
          <w:rFonts w:hint="eastAsia"/>
        </w:rPr>
        <w:t>请经纪商补充</w:t>
      </w:r>
    </w:p>
  </w:comment>
  <w:comment w:id="5" w:author="iren" w:date="2017-10-23T14:29:00Z" w:initials="i">
    <w:p w14:paraId="07D234CE">
      <w:pPr>
        <w:pStyle w:val="14"/>
      </w:pPr>
      <w:r>
        <w:rPr>
          <w:rFonts w:hint="eastAsia"/>
        </w:rPr>
        <w:t>请管理人填写：</w:t>
      </w:r>
    </w:p>
    <w:p w14:paraId="2640848D">
      <w:pPr>
        <w:pStyle w:val="14"/>
      </w:pPr>
      <w:r>
        <w:rPr>
          <w:rFonts w:hint="eastAsia"/>
        </w:rPr>
        <w:t>请确保与基金合同名称一致</w:t>
      </w:r>
    </w:p>
  </w:comment>
  <w:comment w:id="6" w:author="iren" w:date="2017-10-23T14:30:00Z" w:initials="i">
    <w:p w14:paraId="1429D42A">
      <w:pPr>
        <w:pStyle w:val="14"/>
      </w:pPr>
      <w:r>
        <w:rPr>
          <w:rFonts w:hint="eastAsia"/>
        </w:rPr>
        <w:t>请经纪商补充</w:t>
      </w:r>
    </w:p>
  </w:comment>
  <w:comment w:id="7" w:author="iren" w:date="2017-10-23T14:32:00Z" w:initials="i">
    <w:p w14:paraId="23BD18EA">
      <w:pPr>
        <w:pStyle w:val="14"/>
      </w:pPr>
      <w:r>
        <w:rPr>
          <w:rFonts w:hint="eastAsia"/>
        </w:rPr>
        <w:t>请管理人补充</w:t>
      </w:r>
    </w:p>
    <w:p w14:paraId="287191B1">
      <w:pPr>
        <w:pStyle w:val="14"/>
      </w:pPr>
      <w:r>
        <w:rPr>
          <w:rFonts w:hint="eastAsia"/>
        </w:rPr>
        <w:t>需至少预留一名对接人联系方式、</w:t>
      </w:r>
    </w:p>
  </w:comment>
  <w:comment w:id="8" w:author="iren" w:date="2017-10-23T14:33:00Z" w:initials="i">
    <w:p w14:paraId="27EEEE1F">
      <w:pPr>
        <w:pStyle w:val="14"/>
      </w:pPr>
      <w:r>
        <w:rPr>
          <w:rFonts w:hint="eastAsia"/>
        </w:rPr>
        <w:t>请经纪商补充完整</w:t>
      </w:r>
    </w:p>
  </w:comment>
  <w:comment w:id="9" w:author="iren" w:date="2017-08-02T11:15:00Z" w:initials="i">
    <w:p w14:paraId="1431E54B">
      <w:pPr>
        <w:pStyle w:val="14"/>
      </w:pPr>
      <w:r>
        <w:rPr>
          <w:rFonts w:hint="eastAsia"/>
        </w:rPr>
        <w:t>必填</w:t>
      </w:r>
    </w:p>
  </w:comment>
  <w:comment w:id="10" w:author="iren" w:date="2016-08-29T15:49:00Z" w:initials="i">
    <w:p w14:paraId="59363367">
      <w:pPr>
        <w:pStyle w:val="14"/>
      </w:pPr>
      <w:r>
        <w:rPr>
          <w:rFonts w:hint="eastAsia"/>
        </w:rPr>
        <w:t>若通过深证通发送，请直接填“深证通”；若通过邮箱发送，请填邮箱地址，若实际发送邮箱发生变动，应提前告知乙方。</w:t>
      </w:r>
    </w:p>
  </w:comment>
  <w:comment w:id="11" w:author="iren" w:date="2016-08-29T15:49:00Z" w:initials="i">
    <w:p w14:paraId="0F5EE95C">
      <w:pPr>
        <w:pStyle w:val="14"/>
      </w:pPr>
      <w:r>
        <w:rPr>
          <w:rFonts w:hint="eastAsia"/>
        </w:rPr>
        <w:t>若通过深证通发送，请直接填“深证通”；若通过邮箱发送，请填邮箱地址，若实际发送邮箱发生变动，应提前告知乙方。</w:t>
      </w:r>
    </w:p>
  </w:comment>
  <w:comment w:id="12" w:author="iren" w:date="2017-08-02T11:14:00Z" w:initials="i">
    <w:p w14:paraId="472B3A53">
      <w:pPr>
        <w:pStyle w:val="14"/>
      </w:pPr>
      <w:r>
        <w:rPr>
          <w:rFonts w:hint="eastAsia"/>
        </w:rPr>
        <w:t>必填</w:t>
      </w:r>
    </w:p>
  </w:comment>
  <w:comment w:id="13" w:author="iren" w:date="2017-10-23T14:33:00Z" w:initials="i">
    <w:p w14:paraId="60695C11">
      <w:pPr>
        <w:pStyle w:val="14"/>
      </w:pPr>
      <w:r>
        <w:rPr>
          <w:rFonts w:hint="eastAsia"/>
        </w:rPr>
        <w:t>请经纪商与管理人确认后填写下表，此表为我司估值人员估值依据，请按照实际交易费率填写。</w:t>
      </w:r>
    </w:p>
  </w:comment>
  <w:comment w:id="14" w:author="iren" w:date="2016-04-18T15:21:00Z" w:initials="i">
    <w:p w14:paraId="44FDD0D1">
      <w:pPr>
        <w:pStyle w:val="14"/>
      </w:pPr>
      <w:r>
        <w:rPr>
          <w:rFonts w:hint="eastAsia"/>
        </w:rPr>
        <w:t>未开户可以先不填写牛卡号，其他地方必填</w:t>
      </w:r>
    </w:p>
  </w:comment>
  <w:comment w:id="15" w:author="imnrr" w:date="2017-04-21T14:51:00Z" w:initials="i">
    <w:p w14:paraId="5840B731">
      <w:pPr>
        <w:pStyle w:val="14"/>
      </w:pPr>
      <w:r>
        <w:rPr>
          <w:rFonts w:hint="eastAsia"/>
        </w:rPr>
        <w:t>必填</w:t>
      </w:r>
    </w:p>
  </w:comment>
  <w:comment w:id="16" w:author="iren" w:date="2017-10-23T14:34:00Z" w:initials="i">
    <w:p w14:paraId="45C0C7C4">
      <w:pPr>
        <w:pStyle w:val="14"/>
      </w:pPr>
      <w:r>
        <w:rPr>
          <w:rFonts w:hint="eastAsia"/>
        </w:rPr>
        <w:t>如涉及其他交易品种的费率，可以在此表格下方自行进行添加</w:t>
      </w:r>
    </w:p>
  </w:comment>
  <w:comment w:id="17" w:author="iren" w:date="2017-10-23T14:35:00Z" w:initials="i">
    <w:p w14:paraId="0FBC7270">
      <w:pPr>
        <w:pStyle w:val="14"/>
      </w:pPr>
      <w:r>
        <w:rPr>
          <w:rFonts w:hint="eastAsia"/>
        </w:rPr>
        <w:t>不需填写，请勿修改此附件</w:t>
      </w:r>
    </w:p>
  </w:comment>
  <w:comment w:id="18" w:author="iren" w:date="2017-10-23T14:35:00Z" w:initials="i">
    <w:p w14:paraId="4B7EEA0F">
      <w:pPr>
        <w:pStyle w:val="14"/>
      </w:pPr>
      <w:r>
        <w:rPr>
          <w:rFonts w:hint="eastAsia"/>
        </w:rPr>
        <w:t>不需填写，请勿修改此附件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146286" w15:done="0"/>
  <w15:commentEx w15:paraId="4E5301A7" w15:done="0"/>
  <w15:commentEx w15:paraId="1B762823" w15:done="0"/>
  <w15:commentEx w15:paraId="1EEE7F5D" w15:done="0"/>
  <w15:commentEx w15:paraId="3E98D28D" w15:done="0"/>
  <w15:commentEx w15:paraId="2640848D" w15:done="0"/>
  <w15:commentEx w15:paraId="1429D42A" w15:done="0"/>
  <w15:commentEx w15:paraId="287191B1" w15:done="0"/>
  <w15:commentEx w15:paraId="27EEEE1F" w15:done="0"/>
  <w15:commentEx w15:paraId="1431E54B" w15:done="0"/>
  <w15:commentEx w15:paraId="59363367" w15:done="0"/>
  <w15:commentEx w15:paraId="0F5EE95C" w15:done="0"/>
  <w15:commentEx w15:paraId="472B3A53" w15:done="0"/>
  <w15:commentEx w15:paraId="60695C11" w15:done="0"/>
  <w15:commentEx w15:paraId="44FDD0D1" w15:done="0"/>
  <w15:commentEx w15:paraId="5840B731" w15:done="0"/>
  <w15:commentEx w15:paraId="45C0C7C4" w15:done="0"/>
  <w15:commentEx w15:paraId="0FBC7270" w15:done="0"/>
  <w15:commentEx w15:paraId="4B7EEA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swiss"/>
    <w:pitch w:val="default"/>
    <w:sig w:usb0="F7FFAEFF" w:usb1="F9DFFFFF" w:usb2="0000007F" w:usb3="00000000" w:csb0="203F01FF" w:csb1="DFFF0000"/>
  </w:font>
  <w:font w:name="Microsoft YaHei UI�">
    <w:altName w:val="Cambria"/>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8869010"/>
      <w:docPartObj>
        <w:docPartGallery w:val="AutoText"/>
      </w:docPartObj>
    </w:sdtPr>
    <w:sdtContent>
      <w:p w14:paraId="7FAAB042">
        <w:pPr>
          <w:pStyle w:val="22"/>
          <w:jc w:val="center"/>
        </w:pPr>
        <w:r>
          <w:fldChar w:fldCharType="begin"/>
        </w:r>
        <w:r>
          <w:instrText xml:space="preserve"> PAGE   \* MERGEFORMAT </w:instrText>
        </w:r>
        <w:r>
          <w:fldChar w:fldCharType="separate"/>
        </w:r>
        <w:r>
          <w:rPr>
            <w:lang w:val="zh-CN"/>
          </w:rPr>
          <w:t>2</w:t>
        </w:r>
        <w:r>
          <w:rPr>
            <w:lang w:val="zh-CN"/>
          </w:rPr>
          <w:fldChar w:fldCharType="end"/>
        </w:r>
      </w:p>
    </w:sdtContent>
  </w:sdt>
  <w:p w14:paraId="5238C052">
    <w:pPr>
      <w:pStyle w:val="2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9531E">
    <w:pPr>
      <w:pStyle w:val="23"/>
    </w:pPr>
    <w:r>
      <w:rPr>
        <w:rFonts w:hint="eastAsia" w:ascii="宋体" w:hAnsi="宋体"/>
        <w:highlight w:val="yellow"/>
        <w:lang w:val="en-US" w:eastAsia="zh-CN"/>
      </w:rPr>
      <w:t>信汇泉-中国繁荣3号私募证券投资</w:t>
    </w:r>
    <w:r>
      <w:rPr>
        <w:rFonts w:hint="eastAsia" w:ascii="宋体" w:hAnsi="宋体"/>
        <w:highlight w:val="yellow"/>
      </w:rPr>
      <w:t>基金</w:t>
    </w:r>
    <w:r>
      <w:rPr>
        <w:rFonts w:hint="eastAsia" w:ascii="宋体" w:hAnsi="宋体"/>
      </w:rPr>
      <w:t>证券经纪服务协议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6242F"/>
    <w:multiLevelType w:val="multilevel"/>
    <w:tmpl w:val="103624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F844752"/>
    <w:multiLevelType w:val="multilevel"/>
    <w:tmpl w:val="7F8447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ren">
    <w15:presenceInfo w15:providerId="None" w15:userId="iren"/>
  </w15:person>
  <w15:person w15:author="imnrr">
    <w15:presenceInfo w15:providerId="None" w15:userId="imnrr"/>
  </w15:person>
  <w15:person w15:author="HP">
    <w15:presenceInfo w15:providerId="None" w15:userId="HP"/>
  </w15:person>
  <w15:person w15:author="NTKO">
    <w15:presenceInfo w15:providerId="None" w15:userId="NTK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5B3"/>
    <w:rsid w:val="00010771"/>
    <w:rsid w:val="00010C82"/>
    <w:rsid w:val="00013D41"/>
    <w:rsid w:val="0002283E"/>
    <w:rsid w:val="0002368C"/>
    <w:rsid w:val="00024D4A"/>
    <w:rsid w:val="00025DFD"/>
    <w:rsid w:val="00031497"/>
    <w:rsid w:val="000314C7"/>
    <w:rsid w:val="0004663A"/>
    <w:rsid w:val="00060FB8"/>
    <w:rsid w:val="000646F6"/>
    <w:rsid w:val="000650DF"/>
    <w:rsid w:val="000659ED"/>
    <w:rsid w:val="00070F16"/>
    <w:rsid w:val="0008793E"/>
    <w:rsid w:val="00097EC5"/>
    <w:rsid w:val="000A3228"/>
    <w:rsid w:val="000A6570"/>
    <w:rsid w:val="000B3FD1"/>
    <w:rsid w:val="000B7B2D"/>
    <w:rsid w:val="000C31A4"/>
    <w:rsid w:val="000C79E9"/>
    <w:rsid w:val="000D226B"/>
    <w:rsid w:val="000D6611"/>
    <w:rsid w:val="000D74F3"/>
    <w:rsid w:val="000E0849"/>
    <w:rsid w:val="000E0A18"/>
    <w:rsid w:val="000E2A44"/>
    <w:rsid w:val="000F0006"/>
    <w:rsid w:val="000F58B6"/>
    <w:rsid w:val="000F727B"/>
    <w:rsid w:val="000F7BA1"/>
    <w:rsid w:val="0010453A"/>
    <w:rsid w:val="00104BD1"/>
    <w:rsid w:val="00110A5A"/>
    <w:rsid w:val="0011119D"/>
    <w:rsid w:val="00126DC0"/>
    <w:rsid w:val="00127484"/>
    <w:rsid w:val="00131308"/>
    <w:rsid w:val="00135883"/>
    <w:rsid w:val="00137807"/>
    <w:rsid w:val="00147A6E"/>
    <w:rsid w:val="00151522"/>
    <w:rsid w:val="001516F5"/>
    <w:rsid w:val="001520FF"/>
    <w:rsid w:val="00152287"/>
    <w:rsid w:val="00156A6F"/>
    <w:rsid w:val="00165D44"/>
    <w:rsid w:val="00172A27"/>
    <w:rsid w:val="001737F3"/>
    <w:rsid w:val="00180578"/>
    <w:rsid w:val="001853F9"/>
    <w:rsid w:val="00187D53"/>
    <w:rsid w:val="001924E8"/>
    <w:rsid w:val="00192F11"/>
    <w:rsid w:val="001A2B22"/>
    <w:rsid w:val="001B309D"/>
    <w:rsid w:val="001C0D77"/>
    <w:rsid w:val="001D0AC8"/>
    <w:rsid w:val="001D3583"/>
    <w:rsid w:val="001E25B0"/>
    <w:rsid w:val="001E4137"/>
    <w:rsid w:val="001E5F78"/>
    <w:rsid w:val="001F7CFA"/>
    <w:rsid w:val="0020694C"/>
    <w:rsid w:val="0021079A"/>
    <w:rsid w:val="0021722F"/>
    <w:rsid w:val="002316CF"/>
    <w:rsid w:val="0023331A"/>
    <w:rsid w:val="002443B7"/>
    <w:rsid w:val="0026449D"/>
    <w:rsid w:val="00267580"/>
    <w:rsid w:val="00277564"/>
    <w:rsid w:val="002855D6"/>
    <w:rsid w:val="00286E10"/>
    <w:rsid w:val="00290E0E"/>
    <w:rsid w:val="002A50D3"/>
    <w:rsid w:val="002B399D"/>
    <w:rsid w:val="002C1719"/>
    <w:rsid w:val="002C73B9"/>
    <w:rsid w:val="002D55F5"/>
    <w:rsid w:val="002E0B34"/>
    <w:rsid w:val="002F4DED"/>
    <w:rsid w:val="002F7DE3"/>
    <w:rsid w:val="003010C6"/>
    <w:rsid w:val="0030279A"/>
    <w:rsid w:val="00302E7B"/>
    <w:rsid w:val="00307112"/>
    <w:rsid w:val="00310A73"/>
    <w:rsid w:val="003176F2"/>
    <w:rsid w:val="00324916"/>
    <w:rsid w:val="0032625D"/>
    <w:rsid w:val="00331FED"/>
    <w:rsid w:val="00332660"/>
    <w:rsid w:val="003334B4"/>
    <w:rsid w:val="00340F63"/>
    <w:rsid w:val="00343891"/>
    <w:rsid w:val="00350DDA"/>
    <w:rsid w:val="0035451F"/>
    <w:rsid w:val="00354890"/>
    <w:rsid w:val="003550F1"/>
    <w:rsid w:val="003552FE"/>
    <w:rsid w:val="0036048A"/>
    <w:rsid w:val="00365358"/>
    <w:rsid w:val="00375430"/>
    <w:rsid w:val="00386A19"/>
    <w:rsid w:val="00393356"/>
    <w:rsid w:val="00393C38"/>
    <w:rsid w:val="003A4553"/>
    <w:rsid w:val="003A7C72"/>
    <w:rsid w:val="003A7F08"/>
    <w:rsid w:val="003B263E"/>
    <w:rsid w:val="003B409C"/>
    <w:rsid w:val="003B5466"/>
    <w:rsid w:val="003B5E50"/>
    <w:rsid w:val="003B742D"/>
    <w:rsid w:val="003C4D7D"/>
    <w:rsid w:val="003D01C6"/>
    <w:rsid w:val="003D0683"/>
    <w:rsid w:val="003D1773"/>
    <w:rsid w:val="003D304B"/>
    <w:rsid w:val="003D3332"/>
    <w:rsid w:val="003D3CF5"/>
    <w:rsid w:val="003F059F"/>
    <w:rsid w:val="003F1690"/>
    <w:rsid w:val="003F1AD2"/>
    <w:rsid w:val="003F34AF"/>
    <w:rsid w:val="003F485B"/>
    <w:rsid w:val="00400B36"/>
    <w:rsid w:val="00400E32"/>
    <w:rsid w:val="00403C39"/>
    <w:rsid w:val="00411188"/>
    <w:rsid w:val="0041164C"/>
    <w:rsid w:val="00420B6F"/>
    <w:rsid w:val="00437435"/>
    <w:rsid w:val="00437CF5"/>
    <w:rsid w:val="00453553"/>
    <w:rsid w:val="00455CF7"/>
    <w:rsid w:val="004648D8"/>
    <w:rsid w:val="00471E53"/>
    <w:rsid w:val="00472613"/>
    <w:rsid w:val="004733F0"/>
    <w:rsid w:val="00486E1C"/>
    <w:rsid w:val="00487DD9"/>
    <w:rsid w:val="00490C91"/>
    <w:rsid w:val="00492ABD"/>
    <w:rsid w:val="004976D5"/>
    <w:rsid w:val="004A43A0"/>
    <w:rsid w:val="004B02FF"/>
    <w:rsid w:val="004E6BA7"/>
    <w:rsid w:val="004F00CE"/>
    <w:rsid w:val="004F4180"/>
    <w:rsid w:val="004F4BA5"/>
    <w:rsid w:val="004F6320"/>
    <w:rsid w:val="005001FB"/>
    <w:rsid w:val="00500A97"/>
    <w:rsid w:val="00505042"/>
    <w:rsid w:val="005118E0"/>
    <w:rsid w:val="00514B29"/>
    <w:rsid w:val="005164DB"/>
    <w:rsid w:val="00520581"/>
    <w:rsid w:val="005311E0"/>
    <w:rsid w:val="00533E2C"/>
    <w:rsid w:val="0055294B"/>
    <w:rsid w:val="005638ED"/>
    <w:rsid w:val="0056723A"/>
    <w:rsid w:val="00571E48"/>
    <w:rsid w:val="005767AD"/>
    <w:rsid w:val="00580CAD"/>
    <w:rsid w:val="00584D43"/>
    <w:rsid w:val="00587B02"/>
    <w:rsid w:val="005923E8"/>
    <w:rsid w:val="00594F8A"/>
    <w:rsid w:val="00595AA4"/>
    <w:rsid w:val="005A2840"/>
    <w:rsid w:val="005A6239"/>
    <w:rsid w:val="005C0322"/>
    <w:rsid w:val="005C52B5"/>
    <w:rsid w:val="005D0F12"/>
    <w:rsid w:val="005D2328"/>
    <w:rsid w:val="005D3A20"/>
    <w:rsid w:val="005D78BE"/>
    <w:rsid w:val="005E3ECF"/>
    <w:rsid w:val="005F15A6"/>
    <w:rsid w:val="005F52E6"/>
    <w:rsid w:val="00600C8C"/>
    <w:rsid w:val="00610842"/>
    <w:rsid w:val="0061687C"/>
    <w:rsid w:val="00620535"/>
    <w:rsid w:val="00620A26"/>
    <w:rsid w:val="006261A1"/>
    <w:rsid w:val="00630258"/>
    <w:rsid w:val="00630FA1"/>
    <w:rsid w:val="0063575D"/>
    <w:rsid w:val="00643988"/>
    <w:rsid w:val="00653592"/>
    <w:rsid w:val="00653DB6"/>
    <w:rsid w:val="006734A1"/>
    <w:rsid w:val="00685AD4"/>
    <w:rsid w:val="00686DD1"/>
    <w:rsid w:val="006911AB"/>
    <w:rsid w:val="0069167A"/>
    <w:rsid w:val="006A3486"/>
    <w:rsid w:val="006A5F58"/>
    <w:rsid w:val="006A641B"/>
    <w:rsid w:val="006B5003"/>
    <w:rsid w:val="006D0896"/>
    <w:rsid w:val="006D204C"/>
    <w:rsid w:val="006D78EE"/>
    <w:rsid w:val="006D7CB3"/>
    <w:rsid w:val="006E050B"/>
    <w:rsid w:val="006E124F"/>
    <w:rsid w:val="006E347C"/>
    <w:rsid w:val="006F1B2F"/>
    <w:rsid w:val="00702ACE"/>
    <w:rsid w:val="00711691"/>
    <w:rsid w:val="00711F87"/>
    <w:rsid w:val="00713828"/>
    <w:rsid w:val="007236F7"/>
    <w:rsid w:val="00726639"/>
    <w:rsid w:val="00727DE9"/>
    <w:rsid w:val="00741891"/>
    <w:rsid w:val="00742AE6"/>
    <w:rsid w:val="00745160"/>
    <w:rsid w:val="00760E9D"/>
    <w:rsid w:val="007623DC"/>
    <w:rsid w:val="0076257D"/>
    <w:rsid w:val="00764917"/>
    <w:rsid w:val="00765E9A"/>
    <w:rsid w:val="00776327"/>
    <w:rsid w:val="00782FD4"/>
    <w:rsid w:val="0078343C"/>
    <w:rsid w:val="00791517"/>
    <w:rsid w:val="00793679"/>
    <w:rsid w:val="007A07E6"/>
    <w:rsid w:val="007A2941"/>
    <w:rsid w:val="007B44CD"/>
    <w:rsid w:val="007B4EB7"/>
    <w:rsid w:val="007C04C7"/>
    <w:rsid w:val="007C2451"/>
    <w:rsid w:val="007C52A9"/>
    <w:rsid w:val="007C6C3C"/>
    <w:rsid w:val="007D4C49"/>
    <w:rsid w:val="007D5335"/>
    <w:rsid w:val="007D68A3"/>
    <w:rsid w:val="007E2992"/>
    <w:rsid w:val="007E6084"/>
    <w:rsid w:val="007E7CB7"/>
    <w:rsid w:val="007F2D9D"/>
    <w:rsid w:val="007F66A0"/>
    <w:rsid w:val="00800268"/>
    <w:rsid w:val="00802B6A"/>
    <w:rsid w:val="00802DD8"/>
    <w:rsid w:val="008034BE"/>
    <w:rsid w:val="00804745"/>
    <w:rsid w:val="00806FAC"/>
    <w:rsid w:val="00807EB2"/>
    <w:rsid w:val="00813973"/>
    <w:rsid w:val="00824056"/>
    <w:rsid w:val="00825211"/>
    <w:rsid w:val="00834DB7"/>
    <w:rsid w:val="00834F90"/>
    <w:rsid w:val="0083501F"/>
    <w:rsid w:val="00842C71"/>
    <w:rsid w:val="00847AB2"/>
    <w:rsid w:val="0085473E"/>
    <w:rsid w:val="00854CE5"/>
    <w:rsid w:val="00860315"/>
    <w:rsid w:val="00861451"/>
    <w:rsid w:val="00863425"/>
    <w:rsid w:val="0086577A"/>
    <w:rsid w:val="00865FD3"/>
    <w:rsid w:val="008667F9"/>
    <w:rsid w:val="00866C8C"/>
    <w:rsid w:val="008701C2"/>
    <w:rsid w:val="008735C3"/>
    <w:rsid w:val="00880680"/>
    <w:rsid w:val="008813C3"/>
    <w:rsid w:val="008840FE"/>
    <w:rsid w:val="00893DBC"/>
    <w:rsid w:val="008A2B65"/>
    <w:rsid w:val="008A3662"/>
    <w:rsid w:val="008A5518"/>
    <w:rsid w:val="008B6363"/>
    <w:rsid w:val="008C2856"/>
    <w:rsid w:val="008D0584"/>
    <w:rsid w:val="008D0CBB"/>
    <w:rsid w:val="008D5565"/>
    <w:rsid w:val="008E787B"/>
    <w:rsid w:val="008F5A20"/>
    <w:rsid w:val="008F5B34"/>
    <w:rsid w:val="009037C7"/>
    <w:rsid w:val="00906711"/>
    <w:rsid w:val="0090740A"/>
    <w:rsid w:val="0091116F"/>
    <w:rsid w:val="00912DD5"/>
    <w:rsid w:val="00921242"/>
    <w:rsid w:val="009219E8"/>
    <w:rsid w:val="00921E7A"/>
    <w:rsid w:val="00922271"/>
    <w:rsid w:val="0092284E"/>
    <w:rsid w:val="00947FFD"/>
    <w:rsid w:val="00950BC1"/>
    <w:rsid w:val="009525B9"/>
    <w:rsid w:val="00961673"/>
    <w:rsid w:val="0096354A"/>
    <w:rsid w:val="009663DD"/>
    <w:rsid w:val="009738AF"/>
    <w:rsid w:val="00981865"/>
    <w:rsid w:val="00986FB5"/>
    <w:rsid w:val="00993623"/>
    <w:rsid w:val="009950D7"/>
    <w:rsid w:val="009A603F"/>
    <w:rsid w:val="009B46C8"/>
    <w:rsid w:val="009C10A3"/>
    <w:rsid w:val="009D04BF"/>
    <w:rsid w:val="009D6448"/>
    <w:rsid w:val="009E63EC"/>
    <w:rsid w:val="009F1FBE"/>
    <w:rsid w:val="009F3DFA"/>
    <w:rsid w:val="009F7637"/>
    <w:rsid w:val="00A04668"/>
    <w:rsid w:val="00A05B3C"/>
    <w:rsid w:val="00A06FEF"/>
    <w:rsid w:val="00A109EE"/>
    <w:rsid w:val="00A10D21"/>
    <w:rsid w:val="00A23826"/>
    <w:rsid w:val="00A27E22"/>
    <w:rsid w:val="00A3127B"/>
    <w:rsid w:val="00A411FA"/>
    <w:rsid w:val="00A4375E"/>
    <w:rsid w:val="00A51E77"/>
    <w:rsid w:val="00A51F4B"/>
    <w:rsid w:val="00A67194"/>
    <w:rsid w:val="00A82083"/>
    <w:rsid w:val="00A84A03"/>
    <w:rsid w:val="00A87AF4"/>
    <w:rsid w:val="00A93F47"/>
    <w:rsid w:val="00A947A4"/>
    <w:rsid w:val="00AA6C96"/>
    <w:rsid w:val="00AA6F24"/>
    <w:rsid w:val="00AC4717"/>
    <w:rsid w:val="00AC5748"/>
    <w:rsid w:val="00AD6E94"/>
    <w:rsid w:val="00AE56A6"/>
    <w:rsid w:val="00AF488C"/>
    <w:rsid w:val="00AF7B55"/>
    <w:rsid w:val="00B13C71"/>
    <w:rsid w:val="00B14706"/>
    <w:rsid w:val="00B2448E"/>
    <w:rsid w:val="00B30E97"/>
    <w:rsid w:val="00B3259F"/>
    <w:rsid w:val="00B33F72"/>
    <w:rsid w:val="00B37B0E"/>
    <w:rsid w:val="00B4730B"/>
    <w:rsid w:val="00B47F97"/>
    <w:rsid w:val="00B51ED6"/>
    <w:rsid w:val="00B525EA"/>
    <w:rsid w:val="00B55D61"/>
    <w:rsid w:val="00B5704B"/>
    <w:rsid w:val="00B57D99"/>
    <w:rsid w:val="00B630F1"/>
    <w:rsid w:val="00B70A33"/>
    <w:rsid w:val="00B72CC2"/>
    <w:rsid w:val="00B758AA"/>
    <w:rsid w:val="00B76982"/>
    <w:rsid w:val="00B77CB2"/>
    <w:rsid w:val="00B77E17"/>
    <w:rsid w:val="00B80C76"/>
    <w:rsid w:val="00B82E1D"/>
    <w:rsid w:val="00B84F9F"/>
    <w:rsid w:val="00B91570"/>
    <w:rsid w:val="00B96A84"/>
    <w:rsid w:val="00BD0E05"/>
    <w:rsid w:val="00BD6994"/>
    <w:rsid w:val="00BE15B7"/>
    <w:rsid w:val="00BE1DFE"/>
    <w:rsid w:val="00BF500D"/>
    <w:rsid w:val="00BF6C17"/>
    <w:rsid w:val="00C001BC"/>
    <w:rsid w:val="00C006A4"/>
    <w:rsid w:val="00C128D8"/>
    <w:rsid w:val="00C23B7B"/>
    <w:rsid w:val="00C304C1"/>
    <w:rsid w:val="00C3097F"/>
    <w:rsid w:val="00C3430E"/>
    <w:rsid w:val="00C44431"/>
    <w:rsid w:val="00C6157F"/>
    <w:rsid w:val="00C64208"/>
    <w:rsid w:val="00C6744F"/>
    <w:rsid w:val="00C67858"/>
    <w:rsid w:val="00C67919"/>
    <w:rsid w:val="00C700B8"/>
    <w:rsid w:val="00C7266E"/>
    <w:rsid w:val="00C728BC"/>
    <w:rsid w:val="00C77693"/>
    <w:rsid w:val="00C80C67"/>
    <w:rsid w:val="00C853F1"/>
    <w:rsid w:val="00C8546B"/>
    <w:rsid w:val="00C86300"/>
    <w:rsid w:val="00C9526A"/>
    <w:rsid w:val="00CA5CDA"/>
    <w:rsid w:val="00CB4279"/>
    <w:rsid w:val="00CB676C"/>
    <w:rsid w:val="00CC1F70"/>
    <w:rsid w:val="00CC5F36"/>
    <w:rsid w:val="00CD27A5"/>
    <w:rsid w:val="00CD5E54"/>
    <w:rsid w:val="00CE24D7"/>
    <w:rsid w:val="00CE27AD"/>
    <w:rsid w:val="00CE4234"/>
    <w:rsid w:val="00CE47FB"/>
    <w:rsid w:val="00CF1FDC"/>
    <w:rsid w:val="00CF75C9"/>
    <w:rsid w:val="00D06774"/>
    <w:rsid w:val="00D06B10"/>
    <w:rsid w:val="00D22BF5"/>
    <w:rsid w:val="00D27515"/>
    <w:rsid w:val="00D34454"/>
    <w:rsid w:val="00D36269"/>
    <w:rsid w:val="00D377CD"/>
    <w:rsid w:val="00D409F9"/>
    <w:rsid w:val="00D50A7A"/>
    <w:rsid w:val="00D54F34"/>
    <w:rsid w:val="00D6173F"/>
    <w:rsid w:val="00D6609A"/>
    <w:rsid w:val="00D6654C"/>
    <w:rsid w:val="00D80710"/>
    <w:rsid w:val="00D82080"/>
    <w:rsid w:val="00D84B5C"/>
    <w:rsid w:val="00D85BBE"/>
    <w:rsid w:val="00D87486"/>
    <w:rsid w:val="00D93D3D"/>
    <w:rsid w:val="00DA290F"/>
    <w:rsid w:val="00DB2F8D"/>
    <w:rsid w:val="00DC1BFC"/>
    <w:rsid w:val="00DC354B"/>
    <w:rsid w:val="00DC5A1F"/>
    <w:rsid w:val="00DC7C8E"/>
    <w:rsid w:val="00DD3BF8"/>
    <w:rsid w:val="00DE2598"/>
    <w:rsid w:val="00DF0778"/>
    <w:rsid w:val="00DF405A"/>
    <w:rsid w:val="00DF5245"/>
    <w:rsid w:val="00E100DD"/>
    <w:rsid w:val="00E21AD4"/>
    <w:rsid w:val="00E333CD"/>
    <w:rsid w:val="00E4132A"/>
    <w:rsid w:val="00E43256"/>
    <w:rsid w:val="00E4571C"/>
    <w:rsid w:val="00E47A87"/>
    <w:rsid w:val="00E612BB"/>
    <w:rsid w:val="00E669C7"/>
    <w:rsid w:val="00E707DF"/>
    <w:rsid w:val="00E70B5E"/>
    <w:rsid w:val="00E72808"/>
    <w:rsid w:val="00E85107"/>
    <w:rsid w:val="00E9640F"/>
    <w:rsid w:val="00EA6939"/>
    <w:rsid w:val="00EB1333"/>
    <w:rsid w:val="00EB15B9"/>
    <w:rsid w:val="00EB74F4"/>
    <w:rsid w:val="00EC1E55"/>
    <w:rsid w:val="00EC78B7"/>
    <w:rsid w:val="00ED0302"/>
    <w:rsid w:val="00ED1888"/>
    <w:rsid w:val="00ED3729"/>
    <w:rsid w:val="00EE0BE3"/>
    <w:rsid w:val="00EE1811"/>
    <w:rsid w:val="00EE6B80"/>
    <w:rsid w:val="00EF71D0"/>
    <w:rsid w:val="00F041DA"/>
    <w:rsid w:val="00F060BC"/>
    <w:rsid w:val="00F12985"/>
    <w:rsid w:val="00F13B0A"/>
    <w:rsid w:val="00F16BEF"/>
    <w:rsid w:val="00F20434"/>
    <w:rsid w:val="00F26B5B"/>
    <w:rsid w:val="00F26CDF"/>
    <w:rsid w:val="00F36BC6"/>
    <w:rsid w:val="00F80875"/>
    <w:rsid w:val="00F9611A"/>
    <w:rsid w:val="00FA0AE0"/>
    <w:rsid w:val="00FC5259"/>
    <w:rsid w:val="00FC6153"/>
    <w:rsid w:val="00FE10FA"/>
    <w:rsid w:val="00FE4B54"/>
    <w:rsid w:val="00FE514F"/>
    <w:rsid w:val="00FE5416"/>
    <w:rsid w:val="00FF007B"/>
    <w:rsid w:val="00FF3D94"/>
    <w:rsid w:val="00FF7BA7"/>
    <w:rsid w:val="0A014251"/>
    <w:rsid w:val="58B77C6E"/>
    <w:rsid w:val="5AB21A7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iPriority="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4"/>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paragraph" w:styleId="8">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9">
    <w:name w:val="heading 7"/>
    <w:basedOn w:val="1"/>
    <w:next w:val="1"/>
    <w:qFormat/>
    <w:uiPriority w:val="0"/>
    <w:pPr>
      <w:keepNext/>
      <w:keepLines/>
      <w:spacing w:before="240" w:after="64" w:line="320" w:lineRule="auto"/>
      <w:outlineLvl w:val="6"/>
    </w:pPr>
    <w:rPr>
      <w:b/>
      <w:bCs/>
      <w:sz w:val="24"/>
    </w:rPr>
  </w:style>
  <w:style w:type="paragraph" w:styleId="10">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styleId="12">
    <w:name w:val="Normal Indent"/>
    <w:basedOn w:val="1"/>
    <w:qFormat/>
    <w:uiPriority w:val="0"/>
    <w:pPr>
      <w:ind w:firstLine="420"/>
    </w:pPr>
    <w:rPr>
      <w:szCs w:val="20"/>
    </w:rPr>
  </w:style>
  <w:style w:type="paragraph" w:styleId="13">
    <w:name w:val="Document Map"/>
    <w:basedOn w:val="1"/>
    <w:link w:val="53"/>
    <w:qFormat/>
    <w:uiPriority w:val="0"/>
    <w:rPr>
      <w:rFonts w:ascii="宋体"/>
      <w:sz w:val="18"/>
      <w:szCs w:val="18"/>
    </w:rPr>
  </w:style>
  <w:style w:type="paragraph" w:styleId="14">
    <w:name w:val="annotation text"/>
    <w:basedOn w:val="1"/>
    <w:link w:val="57"/>
    <w:qFormat/>
    <w:uiPriority w:val="99"/>
    <w:pPr>
      <w:jc w:val="left"/>
    </w:pPr>
  </w:style>
  <w:style w:type="paragraph" w:styleId="15">
    <w:name w:val="Body Text"/>
    <w:basedOn w:val="1"/>
    <w:qFormat/>
    <w:uiPriority w:val="0"/>
    <w:pPr>
      <w:spacing w:line="580" w:lineRule="exact"/>
    </w:pPr>
    <w:rPr>
      <w:rFonts w:ascii="仿宋_GB2312" w:hAnsi="宋体" w:eastAsia="仿宋_GB2312"/>
      <w:sz w:val="32"/>
    </w:rPr>
  </w:style>
  <w:style w:type="paragraph" w:styleId="16">
    <w:name w:val="Body Text Indent"/>
    <w:basedOn w:val="1"/>
    <w:qFormat/>
    <w:uiPriority w:val="0"/>
    <w:pPr>
      <w:spacing w:line="360" w:lineRule="auto"/>
      <w:ind w:firstLine="540" w:firstLineChars="225"/>
    </w:pPr>
    <w:rPr>
      <w:rFonts w:ascii="宋体"/>
      <w:bCs/>
      <w:sz w:val="24"/>
      <w:szCs w:val="32"/>
    </w:rPr>
  </w:style>
  <w:style w:type="paragraph" w:styleId="17">
    <w:name w:val="toc 3"/>
    <w:basedOn w:val="1"/>
    <w:next w:val="1"/>
    <w:qFormat/>
    <w:uiPriority w:val="0"/>
    <w:pPr>
      <w:spacing w:line="520" w:lineRule="exact"/>
      <w:ind w:firstLine="280" w:firstLineChars="100"/>
      <w:jc w:val="left"/>
    </w:pPr>
    <w:rPr>
      <w:rFonts w:eastAsia="仿宋_GB2312"/>
      <w:iCs/>
      <w:sz w:val="28"/>
      <w:szCs w:val="20"/>
    </w:rPr>
  </w:style>
  <w:style w:type="paragraph" w:styleId="18">
    <w:name w:val="Plain Text"/>
    <w:basedOn w:val="1"/>
    <w:qFormat/>
    <w:uiPriority w:val="0"/>
    <w:rPr>
      <w:rFonts w:ascii="宋体" w:hAnsi="Courier New"/>
      <w:kern w:val="0"/>
      <w:szCs w:val="20"/>
    </w:rPr>
  </w:style>
  <w:style w:type="paragraph" w:styleId="19">
    <w:name w:val="Date"/>
    <w:basedOn w:val="1"/>
    <w:next w:val="1"/>
    <w:qFormat/>
    <w:uiPriority w:val="0"/>
    <w:rPr>
      <w:rFonts w:ascii="宋体"/>
      <w:sz w:val="24"/>
      <w:szCs w:val="20"/>
    </w:rPr>
  </w:style>
  <w:style w:type="paragraph" w:styleId="20">
    <w:name w:val="Body Text Indent 2"/>
    <w:basedOn w:val="1"/>
    <w:link w:val="55"/>
    <w:qFormat/>
    <w:uiPriority w:val="0"/>
    <w:pPr>
      <w:spacing w:line="400" w:lineRule="exact"/>
      <w:ind w:firstLine="420" w:firstLineChars="200"/>
    </w:pPr>
    <w:rPr>
      <w:rFonts w:ascii="宋体" w:hAnsi="宋体"/>
      <w:color w:val="000000"/>
    </w:rPr>
  </w:style>
  <w:style w:type="paragraph" w:styleId="21">
    <w:name w:val="Balloon Text"/>
    <w:basedOn w:val="1"/>
    <w:qFormat/>
    <w:uiPriority w:val="0"/>
    <w:rPr>
      <w:sz w:val="18"/>
      <w:szCs w:val="18"/>
    </w:rPr>
  </w:style>
  <w:style w:type="paragraph" w:styleId="22">
    <w:name w:val="footer"/>
    <w:basedOn w:val="1"/>
    <w:link w:val="56"/>
    <w:qFormat/>
    <w:uiPriority w:val="99"/>
    <w:pPr>
      <w:tabs>
        <w:tab w:val="center" w:pos="4153"/>
        <w:tab w:val="right" w:pos="8306"/>
      </w:tabs>
      <w:snapToGrid w:val="0"/>
      <w:jc w:val="left"/>
    </w:pPr>
    <w:rPr>
      <w:sz w:val="18"/>
      <w:szCs w:val="18"/>
    </w:rPr>
  </w:style>
  <w:style w:type="paragraph" w:styleId="23">
    <w:name w:val="header"/>
    <w:basedOn w:val="1"/>
    <w:link w:val="50"/>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qFormat/>
    <w:uiPriority w:val="39"/>
  </w:style>
  <w:style w:type="paragraph" w:styleId="25">
    <w:name w:val="List"/>
    <w:basedOn w:val="1"/>
    <w:qFormat/>
    <w:uiPriority w:val="0"/>
    <w:pPr>
      <w:ind w:left="420" w:hanging="420"/>
    </w:pPr>
    <w:rPr>
      <w:szCs w:val="20"/>
    </w:rPr>
  </w:style>
  <w:style w:type="paragraph" w:styleId="26">
    <w:name w:val="Body Text Indent 3"/>
    <w:basedOn w:val="1"/>
    <w:qFormat/>
    <w:uiPriority w:val="0"/>
    <w:pPr>
      <w:spacing w:after="120"/>
      <w:ind w:left="420" w:leftChars="200"/>
    </w:pPr>
    <w:rPr>
      <w:sz w:val="16"/>
      <w:szCs w:val="16"/>
    </w:rPr>
  </w:style>
  <w:style w:type="paragraph" w:styleId="27">
    <w:name w:val="Body Text 2"/>
    <w:basedOn w:val="1"/>
    <w:qFormat/>
    <w:uiPriority w:val="0"/>
    <w:pPr>
      <w:spacing w:after="156" w:line="360" w:lineRule="auto"/>
      <w:ind w:right="-105"/>
    </w:pPr>
    <w:rPr>
      <w:rFonts w:ascii="宋体"/>
    </w:rPr>
  </w:style>
  <w:style w:type="paragraph" w:styleId="28">
    <w:name w:val="Normal (Web)"/>
    <w:basedOn w:val="1"/>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styleId="29">
    <w:name w:val="index 1"/>
    <w:basedOn w:val="1"/>
    <w:next w:val="1"/>
    <w:qFormat/>
    <w:uiPriority w:val="0"/>
  </w:style>
  <w:style w:type="paragraph" w:styleId="30">
    <w:name w:val="annotation subject"/>
    <w:basedOn w:val="14"/>
    <w:next w:val="14"/>
    <w:qFormat/>
    <w:uiPriority w:val="0"/>
    <w:rPr>
      <w:b/>
      <w:bCs/>
    </w:rPr>
  </w:style>
  <w:style w:type="table" w:styleId="32">
    <w:name w:val="Table Grid"/>
    <w:basedOn w:val="3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customStyle="1" w:styleId="38">
    <w:name w:val="页码1"/>
    <w:basedOn w:val="33"/>
    <w:qFormat/>
    <w:uiPriority w:val="0"/>
  </w:style>
  <w:style w:type="character" w:customStyle="1" w:styleId="39">
    <w:name w:val="font1"/>
    <w:basedOn w:val="33"/>
    <w:qFormat/>
    <w:uiPriority w:val="0"/>
  </w:style>
  <w:style w:type="character" w:customStyle="1" w:styleId="40">
    <w:name w:val="read"/>
    <w:basedOn w:val="33"/>
    <w:qFormat/>
    <w:uiPriority w:val="0"/>
  </w:style>
  <w:style w:type="paragraph" w:customStyle="1" w:styleId="41">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2">
    <w:name w:val="Char1 Char Char Char Char Char Char Char Char Char Char Char Char Char"/>
    <w:basedOn w:val="1"/>
    <w:qFormat/>
    <w:uiPriority w:val="0"/>
    <w:rPr>
      <w:rFonts w:ascii="Tahoma" w:hAnsi="Tahoma"/>
      <w:sz w:val="24"/>
    </w:rPr>
  </w:style>
  <w:style w:type="paragraph" w:customStyle="1" w:styleId="43">
    <w:name w:val="Char1 Char Char Char Char 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44">
    <w:name w:val="默认段落字体 Para Char"/>
    <w:basedOn w:val="1"/>
    <w:qFormat/>
    <w:uiPriority w:val="0"/>
  </w:style>
  <w:style w:type="paragraph" w:customStyle="1" w:styleId="45">
    <w:name w:val="Char2"/>
    <w:basedOn w:val="1"/>
    <w:qFormat/>
    <w:uiPriority w:val="0"/>
  </w:style>
  <w:style w:type="paragraph" w:customStyle="1" w:styleId="46">
    <w:name w:val="p0"/>
    <w:basedOn w:val="1"/>
    <w:qFormat/>
    <w:uiPriority w:val="0"/>
    <w:pPr>
      <w:widowControl/>
    </w:pPr>
    <w:rPr>
      <w:kern w:val="0"/>
      <w:szCs w:val="21"/>
    </w:rPr>
  </w:style>
  <w:style w:type="paragraph" w:customStyle="1" w:styleId="47">
    <w:name w:val="Char Char Char Char Char Char Char1"/>
    <w:basedOn w:val="1"/>
    <w:qFormat/>
    <w:uiPriority w:val="0"/>
    <w:pPr>
      <w:tabs>
        <w:tab w:val="left" w:pos="360"/>
      </w:tabs>
    </w:pPr>
    <w:rPr>
      <w:sz w:val="24"/>
    </w:rPr>
  </w:style>
  <w:style w:type="paragraph" w:customStyle="1" w:styleId="48">
    <w:name w:val="Char Char Char1"/>
    <w:basedOn w:val="1"/>
    <w:qFormat/>
    <w:uiPriority w:val="0"/>
    <w:pPr>
      <w:widowControl/>
      <w:spacing w:after="160" w:line="240" w:lineRule="exact"/>
      <w:jc w:val="left"/>
    </w:pPr>
    <w:rPr>
      <w:rFonts w:ascii="Verdana" w:hAnsi="Verdana"/>
      <w:kern w:val="0"/>
      <w:sz w:val="20"/>
      <w:szCs w:val="20"/>
      <w:lang w:eastAsia="en-US"/>
    </w:rPr>
  </w:style>
  <w:style w:type="paragraph" w:styleId="49">
    <w:name w:val="List Paragraph"/>
    <w:basedOn w:val="1"/>
    <w:qFormat/>
    <w:uiPriority w:val="34"/>
    <w:pPr>
      <w:ind w:firstLine="420" w:firstLineChars="200"/>
    </w:pPr>
  </w:style>
  <w:style w:type="character" w:customStyle="1" w:styleId="50">
    <w:name w:val="页眉 Char"/>
    <w:basedOn w:val="33"/>
    <w:link w:val="23"/>
    <w:qFormat/>
    <w:uiPriority w:val="99"/>
    <w:rPr>
      <w:kern w:val="2"/>
      <w:sz w:val="18"/>
      <w:szCs w:val="18"/>
    </w:rPr>
  </w:style>
  <w:style w:type="character" w:customStyle="1" w:styleId="51">
    <w:name w:val="mail_session_title_main"/>
    <w:basedOn w:val="33"/>
    <w:qFormat/>
    <w:uiPriority w:val="0"/>
  </w:style>
  <w:style w:type="character" w:customStyle="1" w:styleId="52">
    <w:name w:val="mail_session_title_tail"/>
    <w:basedOn w:val="33"/>
    <w:qFormat/>
    <w:uiPriority w:val="0"/>
  </w:style>
  <w:style w:type="character" w:customStyle="1" w:styleId="53">
    <w:name w:val="文档结构图 Char"/>
    <w:basedOn w:val="33"/>
    <w:link w:val="13"/>
    <w:qFormat/>
    <w:uiPriority w:val="0"/>
    <w:rPr>
      <w:rFonts w:ascii="宋体"/>
      <w:kern w:val="2"/>
      <w:sz w:val="18"/>
      <w:szCs w:val="18"/>
    </w:rPr>
  </w:style>
  <w:style w:type="character" w:customStyle="1" w:styleId="54">
    <w:name w:val="标题 1 Char"/>
    <w:basedOn w:val="33"/>
    <w:link w:val="3"/>
    <w:qFormat/>
    <w:uiPriority w:val="0"/>
    <w:rPr>
      <w:b/>
      <w:bCs/>
      <w:kern w:val="44"/>
      <w:sz w:val="44"/>
      <w:szCs w:val="44"/>
    </w:rPr>
  </w:style>
  <w:style w:type="character" w:customStyle="1" w:styleId="55">
    <w:name w:val="正文文本缩进 2 Char"/>
    <w:basedOn w:val="33"/>
    <w:link w:val="20"/>
    <w:qFormat/>
    <w:uiPriority w:val="0"/>
    <w:rPr>
      <w:rFonts w:ascii="宋体" w:hAnsi="宋体"/>
      <w:color w:val="000000"/>
      <w:kern w:val="2"/>
      <w:sz w:val="21"/>
      <w:szCs w:val="24"/>
    </w:rPr>
  </w:style>
  <w:style w:type="character" w:customStyle="1" w:styleId="56">
    <w:name w:val="页脚 Char"/>
    <w:basedOn w:val="33"/>
    <w:link w:val="22"/>
    <w:qFormat/>
    <w:uiPriority w:val="99"/>
    <w:rPr>
      <w:kern w:val="2"/>
      <w:sz w:val="18"/>
      <w:szCs w:val="18"/>
    </w:rPr>
  </w:style>
  <w:style w:type="character" w:customStyle="1" w:styleId="57">
    <w:name w:val="批注文字 Char"/>
    <w:basedOn w:val="33"/>
    <w:link w:val="14"/>
    <w:qFormat/>
    <w:uiPriority w:val="99"/>
    <w:rPr>
      <w:kern w:val="2"/>
      <w:sz w:val="21"/>
      <w:szCs w:val="24"/>
    </w:rPr>
  </w:style>
  <w:style w:type="character" w:customStyle="1" w:styleId="58">
    <w:name w:val="apple-converted-space"/>
    <w:basedOn w:val="3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7B846-CBB1-4B6A-9CA4-350384B57691}">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6056</Words>
  <Characters>6408</Characters>
  <Lines>25</Lines>
  <Paragraphs>22</Paragraphs>
  <TotalTime>6</TotalTime>
  <ScaleCrop>false</ScaleCrop>
  <LinksUpToDate>false</LinksUpToDate>
  <CharactersWithSpaces>6691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2019-12-19T03:20:00Z</dcterms:created>
  <dc:creator>白峰</dc:creator>
  <cp:lastModifiedBy>Pisces</cp:lastModifiedBy>
  <cp:lastPrinted>2017-07-03T05:51:00Z</cp:lastPrinted>
  <dcterms:modified xsi:type="dcterms:W3CDTF">2026-06-05T03:19:39Z</dcterms:modified>
  <dc:title>XX定向资产管理合同</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_KSOProductBuildMID">
    <vt:lpwstr>CPWFI6GK796A0V9GRAR80LJ87ZEMOXYREE06XJD6XGPRTFWT6DBRICJVFYRHPBIRXEM6SOLHZI778MJJQNFAQFFZ8RZ0WHWB8UOO0HB34610CEAC88E798068593C70785B993E0</vt:lpwstr>
  </property>
  <property fmtid="{D5CDD505-2E9C-101B-9397-08002B2CF9AE}" pid="4" name="_KSOProductBuildSID">
    <vt:lpwstr>CKWFI6GJ7RYQ05BGRVRNILJM7N80OAVREF06XJEDXGORTFCTZ6BJKCJWFS6TPBRRBXM65OLYZHKD8LJJQXFTDFFN8RNMWHWBAEOOIHB3C0CC4E87790275A77C8D718D29486950</vt:lpwstr>
  </property>
  <property fmtid="{D5CDD505-2E9C-101B-9397-08002B2CF9AE}" pid="5" name="KSOTemplateDocerSaveRecord">
    <vt:lpwstr>eyJoZGlkIjoiMzBmYzk3YWI0ODQ0NWMxZjQ1Y2EzMmRlOGU0YWNmZWIiLCJ1c2VySWQiOiI2NTI2MTE5OTcifQ==</vt:lpwstr>
  </property>
  <property fmtid="{D5CDD505-2E9C-101B-9397-08002B2CF9AE}" pid="6" name="ICV">
    <vt:lpwstr>DE9198D8D62E42339D9EF1A12817B9D0_13</vt:lpwstr>
  </property>
</Properties>
</file>